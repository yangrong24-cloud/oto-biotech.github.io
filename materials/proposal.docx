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62A6D" w14:textId="77777777" w:rsidR="00075BC0" w:rsidRDefault="00000000" w:rsidP="009F7D45">
      <w:pPr>
        <w:pStyle w:val="Heading1"/>
        <w:numPr>
          <w:ilvl w:val="0"/>
          <w:numId w:val="1"/>
        </w:numPr>
        <w:spacing w:line="240" w:lineRule="exact"/>
      </w:pPr>
      <w:bookmarkStart w:id="0" w:name="_sb9u18fs7w2y" w:colFirst="0" w:colLast="0"/>
      <w:bookmarkEnd w:id="0"/>
      <w:r>
        <w:t>Specific Aims</w:t>
      </w:r>
      <w:r>
        <w:rPr>
          <w:b w:val="0"/>
          <w:bCs w:val="0"/>
        </w:rPr>
        <w:t xml:space="preserve"> </w:t>
      </w:r>
    </w:p>
    <w:p w14:paraId="4B964F45" w14:textId="16D73683" w:rsidR="00075BC0" w:rsidRDefault="00000000" w:rsidP="009F7D45">
      <w:pPr>
        <w:spacing w:line="240" w:lineRule="exact"/>
      </w:pPr>
      <w:r>
        <w:rPr>
          <w:b/>
          <w:bCs/>
        </w:rPr>
        <w:t>Oto Biotech (Oto) is developing a trans-tympanic drug delivery platform for the local treatment of otitis media (OM), achieving superior efficacy while preventing antibiotic resistance and side effects associated with standard treatments.</w:t>
      </w:r>
      <w:r>
        <w:t xml:space="preserve"> OM, colloquially called a middle ear infection, is one of the most common infections to occur in children, with an estimated ~11 million OM cases annually in children under 5 years old and ~30-40% of first-time OM patients experiencing up to six subsequent episodes.</w:t>
      </w:r>
      <w:r w:rsidR="000771C9">
        <w:fldChar w:fldCharType="begin">
          <w:fldData xml:space="preserve">PEVuZE5vdGU+PENpdGU+PEF1dGhvcj5CZW4gRGViYmE8L0F1dGhvcj48WWVhcj4yMDI0PC9ZZWFy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</w:fldData>
        </w:fldChar>
      </w:r>
      <w:r w:rsidR="000771C9">
        <w:instrText xml:space="preserve"> ADDIN EN.CITE </w:instrText>
      </w:r>
      <w:r w:rsidR="000771C9">
        <w:fldChar w:fldCharType="begin">
          <w:fldData xml:space="preserve">PEVuZE5vdGU+PENpdGU+PEF1dGhvcj5CZW4gRGViYmE8L0F1dGhvcj48WWVhcj4yMDI0PC9ZZWFy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</w:fldData>
        </w:fldChar>
      </w:r>
      <w:r w:rsidR="000771C9">
        <w:instrText xml:space="preserve"> ADDIN EN.CITE.DATA </w:instrText>
      </w:r>
      <w:r w:rsidR="000771C9">
        <w:fldChar w:fldCharType="end"/>
      </w:r>
      <w:r w:rsidR="000771C9">
        <w:fldChar w:fldCharType="separate"/>
      </w:r>
      <w:r w:rsidR="000771C9" w:rsidRPr="000771C9">
        <w:rPr>
          <w:noProof/>
          <w:vertAlign w:val="superscript"/>
        </w:rPr>
        <w:t>1,2</w:t>
      </w:r>
      <w:r w:rsidR="000771C9">
        <w:fldChar w:fldCharType="end"/>
      </w:r>
      <w:r w:rsidR="000771C9">
        <w:t xml:space="preserve"> </w:t>
      </w:r>
      <w:r>
        <w:t xml:space="preserve">OM is hallmarked by the presence of non-typeable </w:t>
      </w:r>
      <w:r>
        <w:rPr>
          <w:i/>
          <w:iCs/>
        </w:rPr>
        <w:t xml:space="preserve">Haemophilus influenzae </w:t>
      </w:r>
      <w:r>
        <w:t xml:space="preserve">(NTHi), </w:t>
      </w:r>
      <w:r>
        <w:rPr>
          <w:i/>
          <w:iCs/>
        </w:rPr>
        <w:t>Streptococcus pneumoniae</w:t>
      </w:r>
      <w:r>
        <w:t xml:space="preserve">, and </w:t>
      </w:r>
      <w:r>
        <w:rPr>
          <w:i/>
          <w:iCs/>
        </w:rPr>
        <w:t>Moraxella catarrhalis</w:t>
      </w:r>
      <w:r>
        <w:t>, necessitating treatment with antibiotics.</w:t>
      </w:r>
      <w:r w:rsidR="000771C9">
        <w:fldChar w:fldCharType="begin"/>
      </w:r>
      <w:r w:rsidR="000771C9">
        <w:instrText xml:space="preserve"> ADDIN EN.CITE &lt;EndNote&gt;&lt;Cite&gt;&lt;Author&gt;Arrieta&lt;/Author&gt;&lt;Year&gt;2004&lt;/Year&gt;&lt;RecNum&gt;938&lt;/RecNum&gt;&lt;DisplayText&gt;&lt;style face="superscript"&gt;3,4&lt;/style&gt;&lt;/DisplayText&gt;&lt;record&gt;&lt;rec-number&gt;938&lt;/rec-number&gt;&lt;foreign-keys&gt;&lt;key app="EN" db-id="9eawefdsprssx6e5ap4x5t5cxfvdst52arzp" timestamp="1755104087" guid="5444c26f-75ec-43f4-a19b-19621d35dfd4"&gt;938&lt;/key&gt;&lt;/foreign-keys&gt;&lt;ref-type name="Journal Article"&gt;17&lt;/ref-type&gt;&lt;contributors&gt;&lt;authors&gt;&lt;author&gt;Arrieta, Antonio&lt;/author&gt;&lt;author&gt;Singh, Jasjit&lt;/author&gt;&lt;/authors&gt;&lt;/contributors&gt;&lt;titles&gt;&lt;title&gt;Management of recurrent and persistent acute otitis media: new options with familiar antibiotics&lt;/title&gt;&lt;secondary-title&gt;The Pediatric infectious disease journal&lt;/secondary-title&gt;&lt;/titles&gt;&lt;periodical&gt;&lt;full-title&gt;The Pediatric infectious disease journal&lt;/full-title&gt;&lt;/periodical&gt;&lt;pages&gt;S115-S124&lt;/pages&gt;&lt;volume&gt;23&lt;/volume&gt;&lt;number&gt;2&lt;/number&gt;&lt;dates&gt;&lt;year&gt;2004&lt;/year&gt;&lt;/dates&gt;&lt;isbn&gt;0891-3668&lt;/isbn&gt;&lt;urls&gt;&lt;/urls&gt;&lt;/record&gt;&lt;/Cite&gt;&lt;Cite&gt;&lt;Author&gt;Jacobs&lt;/Author&gt;&lt;Year&gt;1998&lt;/Year&gt;&lt;RecNum&gt;937&lt;/RecNum&gt;&lt;record&gt;&lt;rec-number&gt;937&lt;/rec-number&gt;&lt;foreign-keys&gt;&lt;key app="EN" db-id="9eawefdsprssx6e5ap4x5t5cxfvdst52arzp" timestamp="1755104087" guid="4e31100d-43ba-4d68-89c4-149d48b2e8b5"&gt;937&lt;/key&gt;&lt;/foreign-keys&gt;&lt;ref-type name="Journal Article"&gt;17&lt;/ref-type&gt;&lt;contributors&gt;&lt;authors&gt;&lt;author&gt;Jacobs, Michael R&lt;/author&gt;&lt;author&gt;Dagan, Ron&lt;/author&gt;&lt;author&gt;Appelbaum, Peter C&lt;/author&gt;&lt;author&gt;Burch, Daniel J&lt;/author&gt;&lt;/authors&gt;&lt;/contributors&gt;&lt;titles&gt;&lt;title&gt;Prevalence of antimicrobial-resistant pathogens in middle ear fluid: multinational study of 917 children with acute otitis media&lt;/title&gt;&lt;secondary-title&gt;Antimicrobial agents and chemotherapy&lt;/secondary-title&gt;&lt;/titles&gt;&lt;periodical&gt;&lt;full-title&gt;Antimicrobial agents and chemotherapy&lt;/full-title&gt;&lt;/periodical&gt;&lt;pages&gt;589-595&lt;/pages&gt;&lt;volume&gt;42&lt;/volume&gt;&lt;number&gt;3&lt;/number&gt;&lt;dates&gt;&lt;year&gt;1998&lt;/year&gt;&lt;/dates&gt;&lt;isbn&gt;1098-6596&lt;/isbn&gt;&lt;urls&gt;&lt;/urls&gt;&lt;/record&gt;&lt;/Cite&gt;&lt;/EndNote&gt;</w:instrText>
      </w:r>
      <w:r w:rsidR="000771C9">
        <w:fldChar w:fldCharType="separate"/>
      </w:r>
      <w:r w:rsidR="000771C9" w:rsidRPr="000771C9">
        <w:rPr>
          <w:noProof/>
          <w:vertAlign w:val="superscript"/>
        </w:rPr>
        <w:t>3,4</w:t>
      </w:r>
      <w:r w:rsidR="000771C9">
        <w:fldChar w:fldCharType="end"/>
      </w:r>
      <w:r>
        <w:t xml:space="preserve"> The first-line therapy is oral administration of high-dose amoxicillin,</w:t>
      </w:r>
      <w:r w:rsidR="000771C9">
        <w:fldChar w:fldCharType="begin">
          <w:fldData xml:space="preserve">PEVuZE5vdGU+PENpdGU+PEF1dGhvcj5MaWViZXJ0aGFsPC9BdXRob3I+PFllYXI+MjAxMzwvWWVh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</w:fldData>
        </w:fldChar>
      </w:r>
      <w:r w:rsidR="000771C9">
        <w:instrText xml:space="preserve"> ADDIN EN.CITE </w:instrText>
      </w:r>
      <w:r w:rsidR="000771C9">
        <w:fldChar w:fldCharType="begin">
          <w:fldData xml:space="preserve">PEVuZE5vdGU+PENpdGU+PEF1dGhvcj5MaWViZXJ0aGFsPC9BdXRob3I+PFllYXI+MjAxMzwvWWVh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</w:fldData>
        </w:fldChar>
      </w:r>
      <w:r w:rsidR="000771C9">
        <w:instrText xml:space="preserve"> ADDIN EN.CITE.DATA </w:instrText>
      </w:r>
      <w:r w:rsidR="000771C9">
        <w:fldChar w:fldCharType="end"/>
      </w:r>
      <w:r w:rsidR="000771C9">
        <w:fldChar w:fldCharType="separate"/>
      </w:r>
      <w:r w:rsidR="000771C9" w:rsidRPr="000771C9">
        <w:rPr>
          <w:noProof/>
          <w:vertAlign w:val="superscript"/>
        </w:rPr>
        <w:t>5,6</w:t>
      </w:r>
      <w:r w:rsidR="000771C9">
        <w:fldChar w:fldCharType="end"/>
      </w:r>
      <w:r w:rsidR="000771C9">
        <w:t xml:space="preserve"> </w:t>
      </w:r>
      <w:r>
        <w:t xml:space="preserve">with other antibiotics recommended depending on patient allergies and comorbidities, </w:t>
      </w:r>
      <w:commentRangeStart w:id="1"/>
      <w:commentRangeStart w:id="2"/>
      <w:r>
        <w:t>responsible for &gt;25% of all antibiotic prescriptions written to U.S. children</w:t>
      </w:r>
      <w:commentRangeEnd w:id="1"/>
      <w:r>
        <w:rPr>
          <w:rStyle w:val="CommentReference"/>
          <w:sz w:val="22"/>
          <w:szCs w:val="22"/>
        </w:rPr>
        <w:commentReference w:id="1"/>
      </w:r>
      <w:commentRangeEnd w:id="2"/>
      <w:r w:rsidR="00D4568A">
        <w:rPr>
          <w:rStyle w:val="CommentReference"/>
          <w:sz w:val="22"/>
          <w:szCs w:val="22"/>
        </w:rPr>
        <w:commentReference w:id="2"/>
      </w:r>
      <w:r>
        <w:t>.</w:t>
      </w:r>
      <w:r w:rsidR="000771C9">
        <w:fldChar w:fldCharType="begin"/>
      </w:r>
      <w:r w:rsidR="000771C9">
        <w:instrText xml:space="preserve"> ADDIN EN.CITE &lt;EndNote&gt;&lt;Cite&gt;&lt;Author&gt;Lieberthal&lt;/Author&gt;&lt;Year&gt;2013&lt;/Year&gt;&lt;RecNum&gt;939&lt;/RecNum&gt;&lt;DisplayText&gt;&lt;style face="superscript"&gt;5&lt;/style&gt;&lt;/DisplayText&gt;&lt;record&gt;&lt;rec-number&gt;939&lt;/rec-number&gt;&lt;foreign-keys&gt;&lt;key app="EN" db-id="9eawefdsprssx6e5ap4x5t5cxfvdst52arzp" timestamp="1755104087" guid="1a1b0650-0868-419a-a463-730c756bd42c"&gt;939&lt;/key&gt;&lt;/foreign-keys&gt;&lt;ref-type name="Journal Article"&gt;17&lt;/ref-type&gt;&lt;contributors&gt;&lt;authors&gt;&lt;author&gt;Lieberthal, Allan S&lt;/author&gt;&lt;author&gt;Carroll, Aaron E&lt;/author&gt;&lt;author&gt;Chonmaitree, Tasnee&lt;/author&gt;&lt;author&gt;Ganiats, Theodore G&lt;/author&gt;&lt;author&gt;Hoberman, Alejandro&lt;/author&gt;&lt;author&gt;Jackson, Mary Anne&lt;/author&gt;&lt;author&gt;Joffe, Mark D&lt;/author&gt;&lt;author&gt;Miller, Donald T&lt;/author&gt;&lt;author&gt;Rosenfeld, Richard M&lt;/author&gt;&lt;author&gt;Sevilla, Xavier D&lt;/author&gt;&lt;/authors&gt;&lt;/contributors&gt;&lt;titles&gt;&lt;title&gt;The diagnosis and management of acute otitis media&lt;/title&gt;&lt;secondary-title&gt;Pediatrics&lt;/secondary-title&gt;&lt;/titles&gt;&lt;periodical&gt;&lt;full-title&gt;Pediatrics&lt;/full-title&gt;&lt;/periodical&gt;&lt;pages&gt;e964-e999&lt;/pages&gt;&lt;volume&gt;131&lt;/volume&gt;&lt;number&gt;3&lt;/number&gt;&lt;dates&gt;&lt;year&gt;2013&lt;/year&gt;&lt;/dates&gt;&lt;isbn&gt;0031-4005&lt;/isbn&gt;&lt;urls&gt;&lt;/urls&gt;&lt;/record&gt;&lt;/Cite&gt;&lt;/EndNote&gt;</w:instrText>
      </w:r>
      <w:r w:rsidR="000771C9">
        <w:fldChar w:fldCharType="separate"/>
      </w:r>
      <w:r w:rsidR="000771C9" w:rsidRPr="000771C9">
        <w:rPr>
          <w:noProof/>
          <w:vertAlign w:val="superscript"/>
        </w:rPr>
        <w:t>5</w:t>
      </w:r>
      <w:r w:rsidR="000771C9">
        <w:fldChar w:fldCharType="end"/>
      </w:r>
      <w:r w:rsidR="000771C9">
        <w:t xml:space="preserve"> </w:t>
      </w:r>
      <w:r>
        <w:t>Oral antibiotics have been associated with severe side effects such as diarrhea, vomiting, and skin rash,</w:t>
      </w:r>
      <w:r w:rsidR="000771C9">
        <w:fldChar w:fldCharType="begin"/>
      </w:r>
      <w:r w:rsidR="000771C9">
        <w:instrText xml:space="preserve"> ADDIN EN.CITE &lt;EndNote&gt;&lt;Cite&gt;&lt;Author&gt;Venekamp&lt;/Author&gt;&lt;Year&gt;2016&lt;/Year&gt;&lt;RecNum&gt;950&lt;/RecNum&gt;&lt;DisplayText&gt;&lt;style face="superscript"&gt;7&lt;/style&gt;&lt;/DisplayText&gt;&lt;record&gt;&lt;rec-number&gt;950&lt;/rec-number&gt;&lt;foreign-keys&gt;&lt;key app="EN" db-id="9eawefdsprssx6e5ap4x5t5cxfvdst52arzp" timestamp="1755104087" guid="383c8606-2592-41cc-9e8f-42be99f7a8a6"&gt;950&lt;/key&gt;&lt;/foreign-keys&gt;&lt;ref-type name="Journal Article"&gt;17&lt;/ref-type&gt;&lt;contributors&gt;&lt;authors&gt;&lt;author&gt;Venekamp, Roderick P&lt;/author&gt;&lt;author&gt;Burton, Martin J&lt;/author&gt;&lt;author&gt;van Dongen, Thijs MA&lt;/author&gt;&lt;author&gt;van der Heijden, Geert J&lt;/author&gt;&lt;author&gt;van Zon, Alice&lt;/author&gt;&lt;author&gt;Schilder, Anne GM&lt;/author&gt;&lt;/authors&gt;&lt;/contributors&gt;&lt;titles&gt;&lt;title&gt;Antibiotics for otitis media with effusion in children&lt;/title&gt;&lt;secondary-title&gt;Cochrane Database of Systematic Reviews&lt;/secondary-title&gt;&lt;/titles&gt;&lt;periodical&gt;&lt;full-title&gt;Cochrane Database of Systematic Reviews&lt;/full-title&gt;&lt;/periodical&gt;&lt;number&gt;6&lt;/number&gt;&lt;dates&gt;&lt;year&gt;2016&lt;/year&gt;&lt;/dates&gt;&lt;isbn&gt;1465-1858&lt;/isbn&gt;&lt;urls&gt;&lt;/urls&gt;&lt;/record&gt;&lt;/Cite&gt;&lt;/EndNote&gt;</w:instrText>
      </w:r>
      <w:r w:rsidR="000771C9">
        <w:fldChar w:fldCharType="separate"/>
      </w:r>
      <w:r w:rsidR="000771C9" w:rsidRPr="000771C9">
        <w:rPr>
          <w:noProof/>
          <w:vertAlign w:val="superscript"/>
        </w:rPr>
        <w:t>7</w:t>
      </w:r>
      <w:r w:rsidR="000771C9">
        <w:fldChar w:fldCharType="end"/>
      </w:r>
      <w:r>
        <w:t xml:space="preserve"> which ultimately can make children feel worse overall before the relief from their ear infection. </w:t>
      </w:r>
    </w:p>
    <w:p w14:paraId="606BE255" w14:textId="5BD38FAA" w:rsidR="00075BC0" w:rsidRDefault="00000000" w:rsidP="009F7D45">
      <w:pPr>
        <w:spacing w:line="240" w:lineRule="exact"/>
      </w:pPr>
      <w:r>
        <w:t>Systemic antibiotic exposure for such a prevalent disease is also believed to cause a myriad of long-term health issues. It causes antibiotic resistance in the nasopharynx flora due to the frequent premature termination of treatment. Complete eradication of the OM pathogens requires a rigorous 5-10-day course of treatment but is often terminated before completion due to the challenges associated with administering oral treatments to young patients, creating the perfect condition for resistance development. Indeed, ~15% of bacterial isolates from children with OM have been discovered to exhibit resistance to amoxicillin,</w:t>
      </w:r>
      <w:r w:rsidR="000771C9">
        <w:fldChar w:fldCharType="begin">
          <w:fldData xml:space="preserve">PEVuZE5vdGU+PENpdGU+PEF1dGhvcj5NYXRoZXI8L0F1dGhvcj48WWVhcj4yMDE5PC9ZZWFyPjxS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</w:fldData>
        </w:fldChar>
      </w:r>
      <w:r w:rsidR="000771C9">
        <w:instrText xml:space="preserve"> ADDIN EN.CITE </w:instrText>
      </w:r>
      <w:r w:rsidR="000771C9">
        <w:fldChar w:fldCharType="begin">
          <w:fldData xml:space="preserve">PEVuZE5vdGU+PENpdGU+PEF1dGhvcj5NYXRoZXI8L0F1dGhvcj48WWVhcj4yMDE5PC9ZZWFyPjxS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</w:fldData>
        </w:fldChar>
      </w:r>
      <w:r w:rsidR="000771C9">
        <w:instrText xml:space="preserve"> ADDIN EN.CITE.DATA </w:instrText>
      </w:r>
      <w:r w:rsidR="000771C9">
        <w:fldChar w:fldCharType="end"/>
      </w:r>
      <w:r w:rsidR="000771C9">
        <w:fldChar w:fldCharType="separate"/>
      </w:r>
      <w:r w:rsidR="000771C9" w:rsidRPr="000771C9">
        <w:rPr>
          <w:noProof/>
          <w:vertAlign w:val="superscript"/>
        </w:rPr>
        <w:t>8,9</w:t>
      </w:r>
      <w:r w:rsidR="000771C9">
        <w:fldChar w:fldCharType="end"/>
      </w:r>
      <w:r>
        <w:t xml:space="preserve"> worsening treatment outcomes. Untreated or poorly treated OM can cause hearing loss up to 30dB.</w:t>
      </w:r>
      <w:r w:rsidR="000771C9">
        <w:fldChar w:fldCharType="begin"/>
      </w:r>
      <w:r w:rsidR="000771C9">
        <w:instrText xml:space="preserve"> ADDIN EN.CITE &lt;EndNote&gt;&lt;Cite&gt;&lt;Author&gt;Ravicz&lt;/Author&gt;&lt;Year&gt;2004&lt;/Year&gt;&lt;RecNum&gt;944&lt;/RecNum&gt;&lt;DisplayText&gt;&lt;style face="superscript"&gt;10&lt;/style&gt;&lt;/DisplayText&gt;&lt;record&gt;&lt;rec-number&gt;944&lt;/rec-number&gt;&lt;foreign-keys&gt;&lt;key app="EN" db-id="9eawefdsprssx6e5ap4x5t5cxfvdst52arzp" timestamp="1755104087" guid="ef8254f0-6aee-499b-9550-3f7a1a1b5249"&gt;944&lt;/key&gt;&lt;/foreign-keys&gt;&lt;ref-type name="Journal Article"&gt;17&lt;/ref-type&gt;&lt;contributors&gt;&lt;authors&gt;&lt;author&gt;Ravicz, Michael E&lt;/author&gt;&lt;author&gt;Rosowski, John J&lt;/author&gt;&lt;author&gt;Merchant, Saumil N&lt;/author&gt;&lt;/authors&gt;&lt;/contributors&gt;&lt;titles&gt;&lt;title&gt;Mechanisms of hearing loss resulting from middle-ear fluid&lt;/title&gt;&lt;secondary-title&gt;Hearing research&lt;/secondary-title&gt;&lt;/titles&gt;&lt;periodical&gt;&lt;full-title&gt;Hearing research&lt;/full-title&gt;&lt;/periodical&gt;&lt;pages&gt;103-130&lt;/pages&gt;&lt;volume&gt;195&lt;/volume&gt;&lt;number&gt;1-2&lt;/number&gt;&lt;dates&gt;&lt;year&gt;2004&lt;/year&gt;&lt;/dates&gt;&lt;isbn&gt;0378-5955&lt;/isbn&gt;&lt;urls&gt;&lt;/urls&gt;&lt;/record&gt;&lt;/Cite&gt;&lt;/EndNote&gt;</w:instrText>
      </w:r>
      <w:r w:rsidR="000771C9">
        <w:fldChar w:fldCharType="separate"/>
      </w:r>
      <w:r w:rsidR="000771C9" w:rsidRPr="000771C9">
        <w:rPr>
          <w:noProof/>
          <w:vertAlign w:val="superscript"/>
        </w:rPr>
        <w:t>10</w:t>
      </w:r>
      <w:r w:rsidR="000771C9">
        <w:fldChar w:fldCharType="end"/>
      </w:r>
      <w:r>
        <w:t xml:space="preserve"> With the first five years of a child’s life being the most critical for cognitive development, such hearing loss can delay speech and language development and lead to behavioral and mental health issues.</w:t>
      </w:r>
      <w:r w:rsidR="000771C9">
        <w:fldChar w:fldCharType="begin"/>
      </w:r>
      <w:r w:rsidR="000771C9">
        <w:instrText xml:space="preserve"> ADDIN EN.CITE &lt;EndNote&gt;&lt;Cite&gt;&lt;Author&gt;Gouma&lt;/Author&gt;&lt;Year&gt;2011&lt;/Year&gt;&lt;RecNum&gt;945&lt;/RecNum&gt;&lt;DisplayText&gt;&lt;style face="superscript"&gt;11&lt;/style&gt;&lt;/DisplayText&gt;&lt;record&gt;&lt;rec-number&gt;945&lt;/rec-number&gt;&lt;foreign-keys&gt;&lt;key app="EN" db-id="9eawefdsprssx6e5ap4x5t5cxfvdst52arzp" timestamp="1755104087" guid="7b861b57-08d9-4029-af22-c8d2265e016c"&gt;945&lt;/key&gt;&lt;/foreign-keys&gt;&lt;ref-type name="Journal Article"&gt;17&lt;/ref-type&gt;&lt;contributors&gt;&lt;authors&gt;&lt;author&gt;Gouma, Panagiota&lt;/author&gt;&lt;author&gt;Mallis, Antonios&lt;/author&gt;&lt;author&gt;Daniilidis, Vasilis&lt;/author&gt;&lt;author&gt;Gouveris, Haralambos&lt;/author&gt;&lt;author&gt;Armenakis, Nikolaos&lt;/author&gt;&lt;author&gt;Naxakis, Stephanos&lt;/author&gt;&lt;/authors&gt;&lt;/contributors&gt;&lt;titles&gt;&lt;title&gt;Behavioral trends in young children with conductive hearing loss: a case–control study&lt;/title&gt;&lt;secondary-title&gt;European Archives of Oto-Rhino-Laryngology&lt;/secondary-title&gt;&lt;/titles&gt;&lt;periodical&gt;&lt;full-title&gt;European Archives of Oto-Rhino-Laryngology&lt;/full-title&gt;&lt;/periodical&gt;&lt;pages&gt;63-66&lt;/pages&gt;&lt;volume&gt;268&lt;/volume&gt;&lt;dates&gt;&lt;year&gt;2011&lt;/year&gt;&lt;/dates&gt;&lt;isbn&gt;0937-4477&lt;/isbn&gt;&lt;urls&gt;&lt;/urls&gt;&lt;/record&gt;&lt;/Cite&gt;&lt;/EndNote&gt;</w:instrText>
      </w:r>
      <w:r w:rsidR="000771C9">
        <w:fldChar w:fldCharType="separate"/>
      </w:r>
      <w:r w:rsidR="000771C9" w:rsidRPr="000771C9">
        <w:rPr>
          <w:noProof/>
          <w:vertAlign w:val="superscript"/>
        </w:rPr>
        <w:t>11</w:t>
      </w:r>
      <w:r w:rsidR="000771C9">
        <w:fldChar w:fldCharType="end"/>
      </w:r>
      <w:r>
        <w:t xml:space="preserve"> These developmental delays have been found to increase in children with recurrent OM episodes.</w:t>
      </w:r>
      <w:r w:rsidR="000771C9">
        <w:fldChar w:fldCharType="begin"/>
      </w:r>
      <w:r w:rsidR="000771C9">
        <w:instrText xml:space="preserve"> ADDIN EN.CITE &lt;EndNote&gt;&lt;Cite&gt;&lt;Author&gt;Niclasen&lt;/Author&gt;&lt;Year&gt;2016&lt;/Year&gt;&lt;RecNum&gt;946&lt;/RecNum&gt;&lt;DisplayText&gt;&lt;style face="superscript"&gt;12&lt;/style&gt;&lt;/DisplayText&gt;&lt;record&gt;&lt;rec-number&gt;946&lt;/rec-number&gt;&lt;foreign-keys&gt;&lt;key app="EN" db-id="9eawefdsprssx6e5ap4x5t5cxfvdst52arzp" timestamp="1755104087" guid="626f4db7-6aeb-4f64-8586-2671501ae463"&gt;946&lt;/key&gt;&lt;/foreign-keys&gt;&lt;ref-type name="Journal Article"&gt;17&lt;/ref-type&gt;&lt;contributors&gt;&lt;authors&gt;&lt;author&gt;Niclasen, J.&lt;/author&gt;&lt;author&gt;Obel, C.&lt;/author&gt;&lt;author&gt;Homøe, P.&lt;/author&gt;&lt;author&gt;Kørvel-Hanquist, A.&lt;/author&gt;&lt;author&gt;Dammeyer, J.&lt;/author&gt;&lt;/authors&gt;&lt;/contributors&gt;&lt;titles&gt;&lt;title&gt;Associations between otitis media and child behavioural and learning difficulties: Results from a Danish cohort&lt;/title&gt;&lt;secondary-title&gt;International Journal of Pediatric Otorhinolaryngology&lt;/secondary-title&gt;&lt;/titles&gt;&lt;periodical&gt;&lt;full-title&gt;International Journal of Pediatric Otorhinolaryngology&lt;/full-title&gt;&lt;/periodical&gt;&lt;pages&gt;12-20&lt;/pages&gt;&lt;volume&gt;84&lt;/volume&gt;&lt;keywords&gt;&lt;keyword&gt;Strengths and Difficulties Questionnaire (SDQ)&lt;/keyword&gt;&lt;keyword&gt;Otitis media&lt;/keyword&gt;&lt;keyword&gt;ADHD&lt;/keyword&gt;&lt;keyword&gt;Learning disability&lt;/keyword&gt;&lt;keyword&gt;Child development&lt;/keyword&gt;&lt;keyword&gt;Cohort study&lt;/keyword&gt;&lt;keyword&gt;Learning difficulties&lt;/keyword&gt;&lt;keyword&gt;Behavioural difficulties&lt;/keyword&gt;&lt;/keywords&gt;&lt;dates&gt;&lt;year&gt;2016&lt;/year&gt;&lt;pub-dates&gt;&lt;date&gt;2016/05/01/&lt;/date&gt;&lt;/pub-dates&gt;&lt;/dates&gt;&lt;isbn&gt;0165-5876&lt;/isbn&gt;&lt;urls&gt;&lt;related-urls&gt;&lt;url&gt;https://www.sciencedirect.com/science/article/pii/S0165587616000768&lt;/url&gt;&lt;/related-urls&gt;&lt;/urls&gt;&lt;electronic-resource-num&gt;https://doi.org/10.1016/j.ijporl.2016.02.017&lt;/electronic-resource-num&gt;&lt;/record&gt;&lt;/Cite&gt;&lt;/EndNote&gt;</w:instrText>
      </w:r>
      <w:r w:rsidR="000771C9">
        <w:fldChar w:fldCharType="separate"/>
      </w:r>
      <w:r w:rsidR="000771C9" w:rsidRPr="000771C9">
        <w:rPr>
          <w:noProof/>
          <w:vertAlign w:val="superscript"/>
        </w:rPr>
        <w:t>12</w:t>
      </w:r>
      <w:r w:rsidR="000771C9">
        <w:fldChar w:fldCharType="end"/>
      </w:r>
      <w:r>
        <w:t xml:space="preserve"> Furthermore, systemic antibiotics enter the gastrointestinal (GI) tract and circulate in the bloodstream, disrupting homeostasis and causing widespread resistance in the microbiome,</w:t>
      </w:r>
      <w:r w:rsidR="00F70634">
        <w:fldChar w:fldCharType="begin"/>
      </w:r>
      <w:r w:rsidR="00F70634">
        <w:instrText xml:space="preserve"> ADDIN EN.CITE &lt;EndNote&gt;&lt;Cite&gt;&lt;Author&gt;Lerminiaux&lt;/Author&gt;&lt;Year&gt;2019&lt;/Year&gt;&lt;RecNum&gt;947&lt;/RecNum&gt;&lt;DisplayText&gt;&lt;style face="superscript"&gt;13,14&lt;/style&gt;&lt;/DisplayText&gt;&lt;record&gt;&lt;rec-number&gt;947&lt;/rec-number&gt;&lt;foreign-keys&gt;&lt;key app="EN" db-id="9eawefdsprssx6e5ap4x5t5cxfvdst52arzp" timestamp="1755104087" guid="1a95939e-347a-4cc1-8560-bf2a421db90f"&gt;947&lt;/key&gt;&lt;/foreign-keys&gt;&lt;ref-type name="Journal Article"&gt;17&lt;/ref-type&gt;&lt;contributors&gt;&lt;authors&gt;&lt;author&gt;Lerminiaux, Nicole A&lt;/author&gt;&lt;author&gt;Cameron, Andrew DS&lt;/author&gt;&lt;/authors&gt;&lt;/contributors&gt;&lt;titles&gt;&lt;title&gt;Horizontal transfer of antibiotic resistance genes in clinical environments&lt;/title&gt;&lt;secondary-title&gt;Canadian journal of microbiology&lt;/secondary-title&gt;&lt;/titles&gt;&lt;periodical&gt;&lt;full-title&gt;Canadian journal of microbiology&lt;/full-title&gt;&lt;/periodical&gt;&lt;pages&gt;34-44&lt;/pages&gt;&lt;volume&gt;65&lt;/volume&gt;&lt;number&gt;1&lt;/number&gt;&lt;dates&gt;&lt;year&gt;2019&lt;/year&gt;&lt;/dates&gt;&lt;isbn&gt;0008-4166&lt;/isbn&gt;&lt;urls&gt;&lt;/urls&gt;&lt;/record&gt;&lt;/Cite&gt;&lt;Cite&gt;&lt;Author&gt;Li&lt;/Author&gt;&lt;Year&gt;2022&lt;/Year&gt;&lt;RecNum&gt;948&lt;/RecNum&gt;&lt;record&gt;&lt;rec-number&gt;948&lt;/rec-number&gt;&lt;foreign-keys&gt;&lt;key app="EN" db-id="9eawefdsprssx6e5ap4x5t5cxfvdst52arzp" timestamp="1755104087" guid="99d9665d-c3d1-4565-be6a-fb0a31a91966"&gt;948&lt;/key&gt;&lt;/foreign-keys&gt;&lt;ref-type name="Journal Article"&gt;17&lt;/ref-type&gt;&lt;contributors&gt;&lt;authors&gt;&lt;author&gt;Li, Weiying&lt;/author&gt;&lt;author&gt;Zhang, Guosheng&lt;/author&gt;&lt;/authors&gt;&lt;/contributors&gt;&lt;titles&gt;&lt;title&gt;Detection and various environmental factors of antibiotic resistance gene horizontal transfer&lt;/title&gt;&lt;secondary-title&gt;Environmental Research&lt;/secondary-title&gt;&lt;/titles&gt;&lt;periodical&gt;&lt;full-title&gt;Environmental Research&lt;/full-title&gt;&lt;/periodical&gt;&lt;pages&gt;113267&lt;/pages&gt;&lt;volume&gt;212&lt;/volume&gt;&lt;dates&gt;&lt;year&gt;2022&lt;/year&gt;&lt;/dates&gt;&lt;isbn&gt;0013-9351&lt;/isbn&gt;&lt;urls&gt;&lt;/urls&gt;&lt;/record&gt;&lt;/Cite&gt;&lt;/EndNote&gt;</w:instrText>
      </w:r>
      <w:r w:rsidR="00F70634">
        <w:fldChar w:fldCharType="separate"/>
      </w:r>
      <w:r w:rsidR="00F70634" w:rsidRPr="00F70634">
        <w:rPr>
          <w:noProof/>
          <w:vertAlign w:val="superscript"/>
        </w:rPr>
        <w:t>13,14</w:t>
      </w:r>
      <w:r w:rsidR="00F70634">
        <w:fldChar w:fldCharType="end"/>
      </w:r>
      <w:r>
        <w:t xml:space="preserve"> a condition known as microbiome dysbiosis. Childhood microbiome dysbiosis has been connected to asthma, diabetes, Crohn’s disease, and many other conditions later in life.</w:t>
      </w:r>
      <w:r w:rsidR="00F70634">
        <w:fldChar w:fldCharType="begin"/>
      </w:r>
      <w:r w:rsidR="00F70634">
        <w:instrText xml:space="preserve"> ADDIN EN.CITE &lt;EndNote&gt;&lt;Cite&gt;&lt;Author&gt;McDonnell&lt;/Author&gt;&lt;Year&gt;2021&lt;/Year&gt;&lt;RecNum&gt;949&lt;/RecNum&gt;&lt;DisplayText&gt;&lt;style face="superscript"&gt;15&lt;/style&gt;&lt;/DisplayText&gt;&lt;record&gt;&lt;rec-number&gt;949&lt;/rec-number&gt;&lt;foreign-keys&gt;&lt;key app="EN" db-id="9eawefdsprssx6e5ap4x5t5cxfvdst52arzp" timestamp="1755104087" guid="0804f4ff-fb19-44b8-9920-16caf33e0bb3"&gt;949&lt;/key&gt;&lt;/foreign-keys&gt;&lt;ref-type name="Journal Article"&gt;17&lt;/ref-type&gt;&lt;contributors&gt;&lt;authors&gt;&lt;author&gt;McDonnell, Lucy&lt;/author&gt;&lt;author&gt;Gilkes, Alexander&lt;/author&gt;&lt;author&gt;Ashworth, Mark&lt;/author&gt;&lt;author&gt;Rowland, Victoria&lt;/author&gt;&lt;author&gt;Harries, Timothy Hugh&lt;/author&gt;&lt;author&gt;Armstrong, David&lt;/author&gt;&lt;author&gt;White, Patrick&lt;/author&gt;&lt;/authors&gt;&lt;/contributors&gt;&lt;titles&gt;&lt;title&gt;Association between antibiotics and gut microbiome dysbiosis in children: systematic review and meta-analysis&lt;/title&gt;&lt;secondary-title&gt;Gut Microbes&lt;/secondary-title&gt;&lt;/titles&gt;&lt;periodical&gt;&lt;full-title&gt;Gut Microbes&lt;/full-title&gt;&lt;/periodical&gt;&lt;pages&gt;1870402&lt;/pages&gt;&lt;volume&gt;13&lt;/volume&gt;&lt;number&gt;1&lt;/number&gt;&lt;dates&gt;&lt;year&gt;2021&lt;/year&gt;&lt;pub-dates&gt;&lt;date&gt;2021/01/01&lt;/date&gt;&lt;/pub-dates&gt;&lt;/dates&gt;&lt;publisher&gt;Taylor &amp;amp; Francis&lt;/publisher&gt;&lt;isbn&gt;1949-0976&lt;/isbn&gt;&lt;urls&gt;&lt;related-urls&gt;&lt;url&gt;https://doi.org/10.1080/19490976.2020.1870402&lt;/url&gt;&lt;/related-urls&gt;&lt;/urls&gt;&lt;electronic-resource-num&gt;10.1080/19490976.2020.1870402&lt;/electronic-resource-num&gt;&lt;/record&gt;&lt;/Cite&gt;&lt;/EndNote&gt;</w:instrText>
      </w:r>
      <w:r w:rsidR="00F70634">
        <w:fldChar w:fldCharType="separate"/>
      </w:r>
      <w:r w:rsidR="00F70634" w:rsidRPr="00F70634">
        <w:rPr>
          <w:noProof/>
          <w:vertAlign w:val="superscript"/>
        </w:rPr>
        <w:t>15</w:t>
      </w:r>
      <w:r w:rsidR="00F70634">
        <w:fldChar w:fldCharType="end"/>
      </w:r>
      <w:r>
        <w:t xml:space="preserve"> </w:t>
      </w:r>
    </w:p>
    <w:p w14:paraId="25D6AFAC" w14:textId="7EC621D9" w:rsidR="00075BC0" w:rsidRDefault="00000000" w:rsidP="009F7D45">
      <w:pPr>
        <w:spacing w:line="240" w:lineRule="exact"/>
      </w:pPr>
      <w:r>
        <w:rPr>
          <w:b/>
          <w:bCs/>
        </w:rPr>
        <w:t xml:space="preserve">Replacements for oral antibiotics are urgently needed due to challenges of administration, increased antibiotic resistance, diminishing efficacy, and the associated microbiome dysbiosis and health issues later in life. </w:t>
      </w:r>
      <w:r>
        <w:t xml:space="preserve">Oto hypothesizes that </w:t>
      </w:r>
      <w:r w:rsidRPr="002B1675">
        <w:rPr>
          <w:b/>
          <w:bCs/>
        </w:rPr>
        <w:t>local delivery</w:t>
      </w:r>
      <w:r w:rsidRPr="002B1675">
        <w:t xml:space="preserve"> </w:t>
      </w:r>
      <w:r w:rsidRPr="002B1675">
        <w:rPr>
          <w:b/>
          <w:bCs/>
        </w:rPr>
        <w:t>of antibiotics to the middle ear,</w:t>
      </w:r>
      <w:r w:rsidRPr="002B1675">
        <w:t xml:space="preserve"> </w:t>
      </w:r>
      <w:r w:rsidRPr="002B1675">
        <w:rPr>
          <w:b/>
          <w:bCs/>
        </w:rPr>
        <w:t>sustained over 7 days</w:t>
      </w:r>
      <w:r>
        <w:t>, can bypass the systemic and GI exposure and thus avoid microbiome disruptions and other side effects, prevent antibiotic resistance due to poorly-adhered treatment regimens, and achieve faster relief in children with OM. However, prior research has seen limited success with locally-delivered OM therapeutics due to the impermeability of the tympanic membrane (TM) to most molecules.</w:t>
      </w:r>
      <w:r w:rsidR="00F70634">
        <w:fldChar w:fldCharType="begin"/>
      </w:r>
      <w:r w:rsidR="00F70634">
        <w:instrText xml:space="preserve"> ADDIN EN.CITE &lt;EndNote&gt;&lt;Cite&gt;&lt;Author&gt;Van der Jeught&lt;/Author&gt;&lt;Year&gt;2013&lt;/Year&gt;&lt;RecNum&gt;951&lt;/RecNum&gt;&lt;DisplayText&gt;&lt;style face="superscript"&gt;16&lt;/style&gt;&lt;/DisplayText&gt;&lt;record&gt;&lt;rec-number&gt;951&lt;/rec-number&gt;&lt;foreign-keys&gt;&lt;key app="EN" db-id="9eawefdsprssx6e5ap4x5t5cxfvdst52arzp" timestamp="1755104087" guid="a34942ba-ce6e-406a-9783-c4e00328db98"&gt;951&lt;/key&gt;&lt;/foreign-keys&gt;&lt;ref-type name="Journal Article"&gt;17&lt;/ref-type&gt;&lt;contributors&gt;&lt;authors&gt;&lt;author&gt;Van der Jeught, S.&lt;/author&gt;&lt;author&gt;Dirckx, J. J.&lt;/author&gt;&lt;author&gt;Aerts, J. R.&lt;/author&gt;&lt;author&gt;Bradu, A.&lt;/author&gt;&lt;author&gt;Podoleanu, A. G.&lt;/author&gt;&lt;author&gt;Buytaert, J. A.&lt;/author&gt;&lt;/authors&gt;&lt;/contributors&gt;&lt;auth-address&gt;Laboratory of Biomedical Physics, University of Antwerp, Groenenborgerlaan 171, Antwerp, Belgium. sam.vanderjeught@ua.ac.be&lt;/auth-address&gt;&lt;titles&gt;&lt;title&gt;Full-field thickness distribution of human tympanic membrane obtained with optical coherence tomography&lt;/title&gt;&lt;secondary-title&gt;J Assoc Res Otolaryngol&lt;/secondary-title&gt;&lt;/titles&gt;&lt;periodical&gt;&lt;full-title&gt;J Assoc Res Otolaryngol&lt;/full-title&gt;&lt;/periodical&gt;&lt;pages&gt;483-94&lt;/pages&gt;&lt;volume&gt;14&lt;/volume&gt;&lt;number&gt;4&lt;/number&gt;&lt;edition&gt;2013/05/16&lt;/edition&gt;&lt;keywords&gt;&lt;keyword&gt;Biomechanical Phenomena&lt;/keyword&gt;&lt;keyword&gt;Cadaver&lt;/keyword&gt;&lt;keyword&gt;Finite Element Analysis&lt;/keyword&gt;&lt;keyword&gt;Humans&lt;/keyword&gt;&lt;keyword&gt;*Models, Anatomic&lt;/keyword&gt;&lt;keyword&gt;Tomography, Optical Coherence/*methods&lt;/keyword&gt;&lt;keyword&gt;Tympanic Membrane/*pathology&lt;/keyword&gt;&lt;/keywords&gt;&lt;dates&gt;&lt;year&gt;2013&lt;/year&gt;&lt;pub-dates&gt;&lt;date&gt;Aug&lt;/date&gt;&lt;/pub-dates&gt;&lt;/dates&gt;&lt;isbn&gt;1525-3961 (Print)&amp;#xD;1438-7573&lt;/isbn&gt;&lt;accession-num&gt;23673509&lt;/accession-num&gt;&lt;urls&gt;&lt;/urls&gt;&lt;custom2&gt;PMC3705083&lt;/custom2&gt;&lt;electronic-resource-num&gt;10.1007/s10162-013-0394-z&lt;/electronic-resource-num&gt;&lt;remote-database-provider&gt;NLM&lt;/remote-database-provider&gt;&lt;language&gt;eng&lt;/language&gt;&lt;/record&gt;&lt;/Cite&gt;&lt;/EndNote&gt;</w:instrText>
      </w:r>
      <w:r w:rsidR="00F70634">
        <w:fldChar w:fldCharType="separate"/>
      </w:r>
      <w:r w:rsidR="00F70634" w:rsidRPr="00F70634">
        <w:rPr>
          <w:noProof/>
          <w:vertAlign w:val="superscript"/>
        </w:rPr>
        <w:t>16</w:t>
      </w:r>
      <w:r w:rsidR="00F70634">
        <w:fldChar w:fldCharType="end"/>
      </w:r>
      <w:r>
        <w:rPr>
          <w:b/>
          <w:bCs/>
        </w:rPr>
        <w:t xml:space="preserve"> In their proprietary technology (U.S. Provisional Application No.: 63/552,616) and recent </w:t>
      </w:r>
      <w:commentRangeStart w:id="3"/>
      <w:r>
        <w:rPr>
          <w:b/>
          <w:bCs/>
        </w:rPr>
        <w:t>publication</w:t>
      </w:r>
      <w:commentRangeEnd w:id="3"/>
      <w:r w:rsidR="000E3755">
        <w:rPr>
          <w:rStyle w:val="CommentReference"/>
          <w:b/>
          <w:bCs/>
          <w:sz w:val="22"/>
          <w:szCs w:val="22"/>
        </w:rPr>
        <w:commentReference w:id="3"/>
      </w:r>
      <w:r>
        <w:rPr>
          <w:b/>
          <w:bCs/>
        </w:rPr>
        <w:t>,</w:t>
      </w:r>
      <w:r w:rsidR="00F70634" w:rsidRPr="00F70634">
        <w:fldChar w:fldCharType="begin"/>
      </w:r>
      <w:r w:rsidR="0007788D">
        <w:instrText xml:space="preserve"> ADDIN EN.CITE &lt;EndNote&gt;&lt;Cite&gt;&lt;Author&gt;Tang&lt;/Author&gt;&lt;Year&gt;2026&lt;/Year&gt;&lt;RecNum&gt;1437&lt;/RecNum&gt;&lt;DisplayText&gt;&lt;style face="superscript"&gt;17&lt;/style&gt;&lt;/DisplayText&gt;&lt;record&gt;&lt;rec-number&gt;1437&lt;/rec-number&gt;&lt;foreign-keys&gt;&lt;key app="EN" db-id="9eawefdsprssx6e5ap4x5t5cxfvdst52arzp" timestamp="1774466971" guid="64530b0d-f731-412a-b66f-948a280b6813"&gt;1437&lt;/key&gt;&lt;/foreign-keys&gt;&lt;ref-type name="Journal Article"&gt;17&lt;/ref-type&gt;&lt;contributors&gt;&lt;authors&gt;&lt;author&gt;Tang, Wenjing&lt;/author&gt;&lt;author&gt;Ma, Xiaojing&lt;/author&gt;&lt;author&gt;Marlowe, Clara&lt;/author&gt;&lt;author&gt;Liu, Sophie S&lt;/author&gt;&lt;author&gt;Park, Kwang-Won&lt;/author&gt;&lt;author&gt;Chen, Pengyu&lt;/author&gt;&lt;author&gt;Shu, Haonian&lt;/author&gt;&lt;author&gt;Yang, Rong&lt;/author&gt;&lt;/authors&gt;&lt;/contributors&gt;&lt;titles&gt;&lt;title&gt;Neutrophil-mediated delivery of antibiotics across the tympanic membrane for otitis media treatment in a preclinical model&lt;/title&gt;&lt;secondary-title&gt;Science Translational Medicine&lt;/secondary-title&gt;&lt;/titles&gt;&lt;periodical&gt;&lt;full-title&gt;Science translational medicine&lt;/full-title&gt;&lt;/periodical&gt;&lt;pages&gt;eadu9186&lt;/pages&gt;&lt;volume&gt;18&lt;/volume&gt;&lt;number&gt;837&lt;/number&gt;&lt;dates&gt;&lt;year&gt;2026&lt;/year&gt;&lt;/dates&gt;&lt;isbn&gt;1946-6242&lt;/isbn&gt;&lt;urls&gt;&lt;/urls&gt;&lt;/record&gt;&lt;/Cite&gt;&lt;/EndNote&gt;</w:instrText>
      </w:r>
      <w:r w:rsidR="00F70634" w:rsidRPr="00F70634">
        <w:fldChar w:fldCharType="separate"/>
      </w:r>
      <w:r w:rsidR="0007788D" w:rsidRPr="0007788D">
        <w:rPr>
          <w:noProof/>
          <w:vertAlign w:val="superscript"/>
        </w:rPr>
        <w:t>17</w:t>
      </w:r>
      <w:r w:rsidR="00F70634" w:rsidRPr="00F70634">
        <w:fldChar w:fldCharType="end"/>
      </w:r>
      <w:r>
        <w:rPr>
          <w:b/>
          <w:bCs/>
        </w:rPr>
        <w:t xml:space="preserve"> founders of Oto discovered that hydroxylated liposomes deliver a record-breaking fraction of antibiotics across an intact TM, an order of magnitude higher than the best-in-class mechanism in the literature </w:t>
      </w:r>
      <w:r>
        <w:t>(i.e., chemical permeation enhancers).</w:t>
      </w:r>
      <w:r w:rsidR="00F70634">
        <w:fldChar w:fldCharType="begin">
          <w:fldData xml:space="preserve">PEVuZE5vdGU+PENpdGU+PEF1dGhvcj5ZYW5nPC9BdXRob3I+PFllYXI+MjAxNjwvWWVhcj48UmVj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</w:fldData>
        </w:fldChar>
      </w:r>
      <w:r w:rsidR="0007788D">
        <w:instrText xml:space="preserve"> ADDIN EN.CITE </w:instrText>
      </w:r>
      <w:r w:rsidR="0007788D">
        <w:fldChar w:fldCharType="begin">
          <w:fldData xml:space="preserve">PEVuZE5vdGU+PENpdGU+PEF1dGhvcj5ZYW5nPC9BdXRob3I+PFllYXI+MjAxNjwvWWVhcj48UmVj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</w:fldData>
        </w:fldChar>
      </w:r>
      <w:r w:rsidR="0007788D">
        <w:instrText xml:space="preserve"> ADDIN EN.CITE.DATA </w:instrText>
      </w:r>
      <w:r w:rsidR="0007788D">
        <w:fldChar w:fldCharType="end"/>
      </w:r>
      <w:r w:rsidR="00F70634">
        <w:fldChar w:fldCharType="separate"/>
      </w:r>
      <w:r w:rsidR="0007788D" w:rsidRPr="0007788D">
        <w:rPr>
          <w:noProof/>
          <w:vertAlign w:val="superscript"/>
        </w:rPr>
        <w:t>18</w:t>
      </w:r>
      <w:r w:rsidR="00F70634">
        <w:fldChar w:fldCharType="end"/>
      </w:r>
      <w:r>
        <w:t xml:space="preserve"> This delivery efficiency is achieved by an active transport mechanism in which the liposomes in Oto’s formulation hitchhike on the neutrophils that are recruited by the infection.</w:t>
      </w:r>
      <w:r w:rsidR="00F70634">
        <w:fldChar w:fldCharType="begin"/>
      </w:r>
      <w:r w:rsidR="0007788D">
        <w:instrText xml:space="preserve"> ADDIN EN.CITE &lt;EndNote&gt;&lt;Cite&gt;&lt;Author&gt;Ricklin&lt;/Author&gt;&lt;Year&gt;2010&lt;/Year&gt;&lt;RecNum&gt;952&lt;/RecNum&gt;&lt;DisplayText&gt;&lt;style face="superscript"&gt;19&lt;/style&gt;&lt;/DisplayText&gt;&lt;record&gt;&lt;rec-number&gt;952&lt;/rec-number&gt;&lt;foreign-keys&gt;&lt;key app="EN" db-id="9eawefdsprssx6e5ap4x5t5cxfvdst52arzp" timestamp="1755104087" guid="f193c196-da8a-4e93-8b28-74bde19f6147"&gt;952&lt;/key&gt;&lt;/foreign-keys&gt;&lt;ref-type name="Journal Article"&gt;17&lt;/ref-type&gt;&lt;contributors&gt;&lt;authors&gt;&lt;author&gt;Ricklin, Daniel&lt;/author&gt;&lt;author&gt;Hajishengallis, George&lt;/author&gt;&lt;author&gt;Yang, Kun&lt;/author&gt;&lt;author&gt;Lambris, John D.&lt;/author&gt;&lt;/authors&gt;&lt;/contributors&gt;&lt;titles&gt;&lt;title&gt;Complement: a key system for immune surveillance and homeostasis&lt;/title&gt;&lt;secondary-title&gt;Nature Immunology&lt;/secondary-title&gt;&lt;/titles&gt;&lt;periodical&gt;&lt;full-title&gt;Nature Immunology&lt;/full-title&gt;&lt;/periodical&gt;&lt;pages&gt;785-797&lt;/pages&gt;&lt;volume&gt;11&lt;/volume&gt;&lt;number&gt;9&lt;/number&gt;&lt;dates&gt;&lt;year&gt;2010&lt;/year&gt;&lt;pub-dates&gt;&lt;date&gt;2010/09/01&lt;/date&gt;&lt;/pub-dates&gt;&lt;/dates&gt;&lt;isbn&gt;1529-2916&lt;/isbn&gt;&lt;urls&gt;&lt;related-urls&gt;&lt;url&gt;https://doi.org/10.1038/ni.1923&lt;/url&gt;&lt;/related-urls&gt;&lt;/urls&gt;&lt;electronic-resource-num&gt;10.1038/ni.1923&lt;/electronic-resource-num&gt;&lt;/record&gt;&lt;/Cite&gt;&lt;/EndNote&gt;</w:instrText>
      </w:r>
      <w:r w:rsidR="00F70634">
        <w:fldChar w:fldCharType="separate"/>
      </w:r>
      <w:r w:rsidR="0007788D" w:rsidRPr="0007788D">
        <w:rPr>
          <w:noProof/>
          <w:vertAlign w:val="superscript"/>
        </w:rPr>
        <w:t>19</w:t>
      </w:r>
      <w:r w:rsidR="00F70634">
        <w:fldChar w:fldCharType="end"/>
      </w:r>
      <w:r>
        <w:t xml:space="preserve"> Oto has shown that the neutrophils, having phagocytosed the antibiotic-containing liposomes, actively permeate the TM and deliver the liposomes to the site of infection, achieving sterilization of the middle ear </w:t>
      </w:r>
      <w:r w:rsidRPr="00973F73">
        <w:t>within 24 hours of treatment. This efficacy is in stark contrast to the mainstay treatment of oral antibiotics, which takes 5-10 days</w:t>
      </w:r>
      <w:r>
        <w:t xml:space="preserve"> to achieve middle ear sterilization. Furthermore, </w:t>
      </w:r>
      <w:r>
        <w:rPr>
          <w:b/>
          <w:bCs/>
        </w:rPr>
        <w:t>Oto developed a hydrogel that serves as a reservoir for the liposomes to achieve sustained 7-day delivery, as well as a mechanism to place the hydrogel conformally onto the TM for ease of administration</w:t>
      </w:r>
      <w:r>
        <w:t>. The hydrogel is an easy-to-apply liquid at room temperature, enabling its conformal coverage of the TM upon squirting into the ear canal. It also gels quickly and firmly upon contacting the warm TM (due to its reverse thermal gelation properties) and stays in place for &gt; 1 week. Oto’s co-PI’s animal studies revealed that this formulation, when administered via the outer ear canal of chinchillas infected by NTHi (an FDA-accepted preclinical model for OM), eradicated OM in all treated animals (N=4) without side effects. To bring this technology into clinical practice and revolutionize the treatment of OM, the following development is needed:</w:t>
      </w:r>
    </w:p>
    <w:p w14:paraId="381E1654" w14:textId="77777777" w:rsidR="00075BC0" w:rsidRDefault="00000000" w:rsidP="009F7D45">
      <w:pPr>
        <w:spacing w:line="240" w:lineRule="exact"/>
      </w:pPr>
      <w:r>
        <w:rPr>
          <w:b/>
          <w:bCs/>
        </w:rPr>
        <w:t>Aim 1: Optimize the formulation to improve treatment efficacy.</w:t>
      </w:r>
      <w:r>
        <w:t xml:space="preserve"> In prior work, Oto cured OM caused by NTHi. The treatment of </w:t>
      </w:r>
      <w:r>
        <w:rPr>
          <w:i/>
          <w:iCs/>
        </w:rPr>
        <w:t>S. pneumoniae</w:t>
      </w:r>
      <w:r>
        <w:t xml:space="preserve"> and </w:t>
      </w:r>
      <w:r>
        <w:rPr>
          <w:i/>
          <w:iCs/>
        </w:rPr>
        <w:t>M. catarrhalis</w:t>
      </w:r>
      <w:r>
        <w:t xml:space="preserve"> may require higher concentrations of antibiotics in the middle ear. In this aim, Oto will investigate how controlling antibiotic dosing and release from the liposomes and liposomes release from the hydrogel impact the trans-TM delivery efficiency using </w:t>
      </w:r>
      <w:r>
        <w:rPr>
          <w:i/>
          <w:iCs/>
        </w:rPr>
        <w:t>ex vivo</w:t>
      </w:r>
      <w:r>
        <w:t xml:space="preserve"> models.</w:t>
      </w:r>
    </w:p>
    <w:p w14:paraId="754B5ADF" w14:textId="77777777" w:rsidR="00075BC0" w:rsidRDefault="00000000" w:rsidP="009F7D45">
      <w:pPr>
        <w:spacing w:line="240" w:lineRule="exact"/>
      </w:pPr>
      <w:bookmarkStart w:id="4" w:name="_6lyycmo2ab6y" w:colFirst="0" w:colLast="0"/>
      <w:bookmarkEnd w:id="4"/>
      <w:r>
        <w:rPr>
          <w:b/>
          <w:bCs/>
        </w:rPr>
        <w:t xml:space="preserve">Aim 2: Determine </w:t>
      </w:r>
      <w:r>
        <w:rPr>
          <w:b/>
          <w:bCs/>
          <w:i/>
          <w:iCs/>
        </w:rPr>
        <w:t xml:space="preserve">in vivo </w:t>
      </w:r>
      <w:r>
        <w:rPr>
          <w:b/>
          <w:bCs/>
        </w:rPr>
        <w:t xml:space="preserve">efficacy of the optimized formulation. </w:t>
      </w:r>
      <w:r>
        <w:t>Oto will use the chinchilla model to determine how well the optimized formulation improves the efficacy and pharmacokinetics/pharmacodynamics in treating OM caused by all common pathogens, compared to topically/systemically applied ear drops.</w:t>
      </w:r>
    </w:p>
    <w:p w14:paraId="66EA0C5A" w14:textId="77777777" w:rsidR="00075BC0" w:rsidRDefault="00000000" w:rsidP="009F7D45">
      <w:pPr>
        <w:widowControl w:val="0"/>
        <w:spacing w:line="240" w:lineRule="exact"/>
      </w:pPr>
      <w:r>
        <w:rPr>
          <w:b/>
          <w:bCs/>
        </w:rPr>
        <w:t xml:space="preserve">Aim 3: Demonstrate safety of delivering antibiotics across the tympanic membrane. </w:t>
      </w:r>
      <w:r>
        <w:t>Oto will assess the hearing sensitivity of the treated animals and the structural integrity of their TM and inner ear hair cells (the critical hearing organ) to confirm that the formulation is safe at a higher dosage of antibiotics.</w:t>
      </w:r>
    </w:p>
    <w:p w14:paraId="3BE8D5C0" w14:textId="77777777" w:rsidR="00075BC0" w:rsidRDefault="00000000" w:rsidP="009D6233">
      <w:pPr>
        <w:pStyle w:val="Heading1"/>
        <w:numPr>
          <w:ilvl w:val="0"/>
          <w:numId w:val="1"/>
        </w:numPr>
        <w:spacing w:after="40" w:line="240" w:lineRule="exact"/>
      </w:pPr>
      <w:r>
        <w:lastRenderedPageBreak/>
        <w:t xml:space="preserve">Significance </w:t>
      </w:r>
    </w:p>
    <w:p w14:paraId="6E5D06A8" w14:textId="03784356" w:rsidR="00075BC0" w:rsidRDefault="00000000" w:rsidP="009D6233">
      <w:pPr>
        <w:pStyle w:val="Heading2"/>
        <w:spacing w:after="40" w:line="240" w:lineRule="exact"/>
        <w:rPr>
          <w:b w:val="0"/>
          <w:bCs w:val="0"/>
        </w:rPr>
      </w:pPr>
      <w:r>
        <w:rPr>
          <w:b w:val="0"/>
          <w:bCs w:val="0"/>
        </w:rPr>
        <w:t xml:space="preserve">B.1 </w:t>
      </w:r>
      <w:commentRangeStart w:id="5"/>
      <w:r>
        <w:rPr>
          <w:b w:val="0"/>
          <w:bCs w:val="0"/>
        </w:rPr>
        <w:t xml:space="preserve">Otitis Media infection and </w:t>
      </w:r>
      <w:r w:rsidR="007032A3">
        <w:rPr>
          <w:b w:val="0"/>
          <w:bCs w:val="0"/>
        </w:rPr>
        <w:t xml:space="preserve">oral antibiotic </w:t>
      </w:r>
      <w:r>
        <w:rPr>
          <w:b w:val="0"/>
          <w:bCs w:val="0"/>
        </w:rPr>
        <w:t xml:space="preserve">treatment </w:t>
      </w:r>
      <w:commentRangeEnd w:id="5"/>
      <w:r w:rsidR="000771C9">
        <w:rPr>
          <w:rStyle w:val="CommentReference"/>
          <w:b w:val="0"/>
          <w:bCs w:val="0"/>
          <w:sz w:val="22"/>
          <w:szCs w:val="22"/>
        </w:rPr>
        <w:commentReference w:id="5"/>
      </w:r>
      <w:r>
        <w:rPr>
          <w:b w:val="0"/>
          <w:bCs w:val="0"/>
        </w:rPr>
        <w:t xml:space="preserve">can be harmful for child development. </w:t>
      </w:r>
      <w:r>
        <w:rPr>
          <w:b w:val="0"/>
          <w:bCs w:val="0"/>
          <w:color w:val="000000"/>
        </w:rPr>
        <w:t xml:space="preserve">Otitis media (OM) is an infection of the middle ear that is extremely common in pediatric patients. As many as 85% of children experience at least one OM episode, and 50% experience more than three </w:t>
      </w:r>
      <w:r w:rsidR="001B4EA1">
        <w:rPr>
          <w:b w:val="0"/>
          <w:bCs w:val="0"/>
          <w:color w:val="000000"/>
        </w:rPr>
        <w:t xml:space="preserve">OM </w:t>
      </w:r>
      <w:r>
        <w:rPr>
          <w:b w:val="0"/>
          <w:bCs w:val="0"/>
          <w:color w:val="000000"/>
        </w:rPr>
        <w:t xml:space="preserve">episodes </w:t>
      </w:r>
      <w:r w:rsidR="001B4EA1">
        <w:rPr>
          <w:b w:val="0"/>
          <w:bCs w:val="0"/>
          <w:color w:val="000000"/>
        </w:rPr>
        <w:t xml:space="preserve">by </w:t>
      </w:r>
      <w:r>
        <w:rPr>
          <w:b w:val="0"/>
          <w:bCs w:val="0"/>
          <w:color w:val="000000"/>
        </w:rPr>
        <w:t>three years of age.</w:t>
      </w:r>
      <w:r w:rsidR="00F70634">
        <w:rPr>
          <w:b w:val="0"/>
          <w:bCs w:val="0"/>
          <w:color w:val="000000"/>
        </w:rPr>
        <w:fldChar w:fldCharType="begin">
          <w:fldData xml:space="preserve">PEVuZE5vdGU+PENpdGU+PEF1dGhvcj5Bc3Npcmk8L0F1dGhvcj48WWVhcj4yMDI0PC9ZZWFyPjxS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PEVuZE5vdGU+PENpdGU+PEF1dGhvcj5Bc3Npcmk8L0F1dGhvcj48WWVhcj4yMDI0PC9ZZWFyPjxS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F70634">
        <w:rPr>
          <w:b w:val="0"/>
          <w:bCs w:val="0"/>
          <w:color w:val="000000"/>
        </w:rPr>
      </w:r>
      <w:r w:rsidR="00F70634">
        <w:rPr>
          <w:b w:val="0"/>
          <w:bCs w:val="0"/>
          <w:color w:val="000000"/>
        </w:rPr>
        <w:fldChar w:fldCharType="separate"/>
      </w:r>
      <w:r w:rsidR="0007788D" w:rsidRPr="0007788D">
        <w:rPr>
          <w:b w:val="0"/>
          <w:bCs w:val="0"/>
          <w:noProof/>
          <w:color w:val="000000"/>
          <w:vertAlign w:val="superscript"/>
        </w:rPr>
        <w:t>20,21</w:t>
      </w:r>
      <w:r w:rsidR="00F70634">
        <w:rPr>
          <w:b w:val="0"/>
          <w:bCs w:val="0"/>
          <w:color w:val="000000"/>
        </w:rPr>
        <w:fldChar w:fldCharType="end"/>
      </w:r>
      <w:r>
        <w:rPr>
          <w:b w:val="0"/>
          <w:bCs w:val="0"/>
          <w:color w:val="000000"/>
        </w:rPr>
        <w:t xml:space="preserve"> The high occurrence is associated with the enormous healthcare costs, estimated at ~$4.8 billion per year.</w:t>
      </w:r>
      <w:hyperlink w:anchor="_axcns3r8cunv">
        <w:r w:rsidR="00075BC0">
          <w:rPr>
            <w:b w:val="0"/>
            <w:bCs w:val="0"/>
            <w:color w:val="000000"/>
            <w:vertAlign w:val="superscript"/>
          </w:rPr>
          <w:t>1</w:t>
        </w:r>
      </w:hyperlink>
      <w:r>
        <w:rPr>
          <w:b w:val="0"/>
          <w:bCs w:val="0"/>
          <w:color w:val="000000"/>
        </w:rPr>
        <w:t xml:space="preserve"> Timely treatment of OM is critical, as the condition is associated with poor phonological performance,</w:t>
      </w:r>
      <w:r w:rsidR="00F70634">
        <w:rPr>
          <w:b w:val="0"/>
          <w:bCs w:val="0"/>
          <w:color w:val="000000"/>
        </w:rPr>
        <w:fldChar w:fldCharType="begin"/>
      </w:r>
      <w:r w:rsidR="0007788D">
        <w:rPr>
          <w:b w:val="0"/>
          <w:bCs w:val="0"/>
          <w:color w:val="000000"/>
        </w:rPr>
        <w:instrText xml:space="preserve"> ADDIN EN.CITE &lt;EndNote&gt;&lt;Cite&gt;&lt;Author&gt;Abdel-Aziz&lt;/Author&gt;&lt;Year&gt;2024&lt;/Year&gt;&lt;RecNum&gt;1398&lt;/RecNum&gt;&lt;DisplayText&gt;&lt;style face="superscript"&gt;22&lt;/style&gt;&lt;/DisplayText&gt;&lt;record&gt;&lt;rec-number&gt;1398&lt;/rec-number&gt;&lt;foreign-keys&gt;&lt;key app="EN" db-id="9eawefdsprssx6e5ap4x5t5cxfvdst52arzp" timestamp="1772810292" guid="632218e8-d4e6-4bef-8090-ae4942722234"&gt;1398&lt;/key&gt;&lt;/foreign-keys&gt;&lt;ref-type name="Journal Article"&gt;17&lt;/ref-type&gt;&lt;contributors&gt;&lt;authors&gt;&lt;author&gt;Abdel-Aziz, Mosaad&lt;/author&gt;&lt;author&gt;Sabry, Omar Aly&lt;/author&gt;&lt;author&gt;Ahmed, Ahmed Salah&lt;/author&gt;&lt;author&gt;Farag, Heba Mahmoud&lt;/author&gt;&lt;/authors&gt;&lt;/contributors&gt;&lt;titles&gt;&lt;title&gt;The effect of otitis media with effusion on phonological performance of preschool children&lt;/title&gt;&lt;secondary-title&gt;The Egyptian Journal of Otolaryngology&lt;/secondary-title&gt;&lt;/titles&gt;&lt;periodical&gt;&lt;full-title&gt;The Egyptian Journal of Otolaryngology&lt;/full-title&gt;&lt;/periodical&gt;&lt;pages&gt;21&lt;/pages&gt;&lt;volume&gt;40&lt;/volume&gt;&lt;number&gt;1&lt;/number&gt;&lt;dates&gt;&lt;year&gt;2024&lt;/year&gt;&lt;/dates&gt;&lt;isbn&gt;2090-8539&lt;/isbn&gt;&lt;urls&gt;&lt;/urls&gt;&lt;/record&gt;&lt;/Cite&gt;&lt;/EndNote&gt;</w:instrText>
      </w:r>
      <w:r w:rsidR="00F70634">
        <w:rPr>
          <w:b w:val="0"/>
          <w:bCs w:val="0"/>
          <w:color w:val="000000"/>
        </w:rPr>
        <w:fldChar w:fldCharType="separate"/>
      </w:r>
      <w:r w:rsidR="0007788D" w:rsidRPr="0007788D">
        <w:rPr>
          <w:b w:val="0"/>
          <w:bCs w:val="0"/>
          <w:noProof/>
          <w:color w:val="000000"/>
          <w:vertAlign w:val="superscript"/>
        </w:rPr>
        <w:t>22</w:t>
      </w:r>
      <w:r w:rsidR="00F70634">
        <w:rPr>
          <w:b w:val="0"/>
          <w:bCs w:val="0"/>
          <w:color w:val="000000"/>
        </w:rPr>
        <w:fldChar w:fldCharType="end"/>
      </w:r>
      <w:r>
        <w:rPr>
          <w:b w:val="0"/>
          <w:bCs w:val="0"/>
          <w:color w:val="000000"/>
        </w:rPr>
        <w:t xml:space="preserve"> </w:t>
      </w:r>
      <w:r w:rsidR="004C6D15">
        <w:rPr>
          <w:b w:val="0"/>
          <w:bCs w:val="0"/>
          <w:color w:val="000000"/>
        </w:rPr>
        <w:t>behavioral issues,</w:t>
      </w:r>
      <w:r w:rsidR="004C6D15">
        <w:rPr>
          <w:b w:val="0"/>
          <w:bCs w:val="0"/>
          <w:color w:val="000000"/>
        </w:rPr>
        <w:fldChar w:fldCharType="begin"/>
      </w:r>
      <w:r w:rsidR="0007788D">
        <w:rPr>
          <w:b w:val="0"/>
          <w:bCs w:val="0"/>
          <w:color w:val="000000"/>
        </w:rPr>
        <w:instrText xml:space="preserve"> ADDIN EN.CITE &lt;EndNote&gt;&lt;Cite&gt;&lt;Author&gt;Aarhus&lt;/Author&gt;&lt;Year&gt;2015&lt;/Year&gt;&lt;RecNum&gt;1399&lt;/RecNum&gt;&lt;DisplayText&gt;&lt;style face="superscript"&gt;23,24&lt;/style&gt;&lt;/DisplayText&gt;&lt;record&gt;&lt;rec-number&gt;1399&lt;/rec-number&gt;&lt;foreign-keys&gt;&lt;key app="EN" db-id="9eawefdsprssx6e5ap4x5t5cxfvdst52arzp" timestamp="1772810292" guid="522db24c-24b1-4755-87dd-8275ed086208"&gt;1399&lt;/key&gt;&lt;/foreign-keys&gt;&lt;ref-type name="Journal Article"&gt;17&lt;/ref-type&gt;&lt;contributors&gt;&lt;authors&gt;&lt;author&gt;Aarhus, Lisa&lt;/author&gt;&lt;author&gt;Tambs, Kristian&lt;/author&gt;&lt;author&gt;Kvestad, Ellen&lt;/author&gt;&lt;author&gt;Engdahl, Bo&lt;/author&gt;&lt;/authors&gt;&lt;/contributors&gt;&lt;titles&gt;&lt;title&gt;Childhood otitis media: a cohort study with 30-year follow-up of hearing (the HUNT study)&lt;/title&gt;&lt;secondary-title&gt;Ear and hearing&lt;/secondary-title&gt;&lt;/titles&gt;&lt;periodical&gt;&lt;full-title&gt;Ear and hearing&lt;/full-title&gt;&lt;/periodical&gt;&lt;pages&gt;302&lt;/pages&gt;&lt;volume&gt;36&lt;/volume&gt;&lt;number&gt;3&lt;/number&gt;&lt;dates&gt;&lt;year&gt;2015&lt;/year&gt;&lt;/dates&gt;&lt;urls&gt;&lt;/urls&gt;&lt;/record&gt;&lt;/Cite&gt;&lt;Cite&gt;&lt;Author&gt;Altamimi&lt;/Author&gt;&lt;Year&gt;2023&lt;/Year&gt;&lt;RecNum&gt;1404&lt;/RecNum&gt;&lt;record&gt;&lt;rec-number&gt;1404&lt;/rec-number&gt;&lt;foreign-keys&gt;&lt;key app="EN" db-id="9eawefdsprssx6e5ap4x5t5cxfvdst52arzp" timestamp="1772810292" guid="8f8c7220-2f3e-4cf0-8aac-4d8fe0f02c3b"&gt;1404&lt;/key&gt;&lt;/foreign-keys&gt;&lt;ref-type name="Journal Article"&gt;17&lt;/ref-type&gt;&lt;contributors&gt;&lt;authors&gt;&lt;author&gt;Altamimi, Ali AH&lt;/author&gt;&lt;author&gt;Robinson, Monique&lt;/author&gt;&lt;author&gt;McKinnon, Elizabeth J&lt;/author&gt;&lt;author&gt;Alenezi, Eman MA&lt;/author&gt;&lt;author&gt;Veselinović, Tamara&lt;/author&gt;&lt;author&gt;Choi, Robyn SM&lt;/author&gt;&lt;author&gt;Brennan-Jones, Christopher G&lt;/author&gt;&lt;/authors&gt;&lt;/contributors&gt;&lt;titles&gt;&lt;title&gt;The association between otitis media in early childhood with later behaviour and attention problems: A longitudinal pregnancy cohort&lt;/title&gt;&lt;secondary-title&gt;International Journal of Pediatric Otorhinolaryngology&lt;/secondary-title&gt;&lt;/titles&gt;&lt;periodical&gt;&lt;full-title&gt;International Journal of Pediatric Otorhinolaryngology&lt;/full-title&gt;&lt;/periodical&gt;&lt;pages&gt;111545&lt;/pages&gt;&lt;volume&gt;168&lt;/volume&gt;&lt;dates&gt;&lt;year&gt;2023&lt;/year&gt;&lt;/dates&gt;&lt;isbn&gt;0165-5876&lt;/isbn&gt;&lt;urls&gt;&lt;/urls&gt;&lt;/record&gt;&lt;/Cite&gt;&lt;/EndNote&gt;</w:instrText>
      </w:r>
      <w:r w:rsidR="004C6D15">
        <w:rPr>
          <w:b w:val="0"/>
          <w:bCs w:val="0"/>
          <w:color w:val="000000"/>
        </w:rPr>
        <w:fldChar w:fldCharType="separate"/>
      </w:r>
      <w:r w:rsidR="0007788D" w:rsidRPr="0007788D">
        <w:rPr>
          <w:b w:val="0"/>
          <w:bCs w:val="0"/>
          <w:noProof/>
          <w:color w:val="000000"/>
          <w:vertAlign w:val="superscript"/>
        </w:rPr>
        <w:t>23,24</w:t>
      </w:r>
      <w:r w:rsidR="004C6D15">
        <w:rPr>
          <w:b w:val="0"/>
          <w:bCs w:val="0"/>
          <w:color w:val="000000"/>
        </w:rPr>
        <w:fldChar w:fldCharType="end"/>
      </w:r>
      <w:r w:rsidR="004C6D15">
        <w:rPr>
          <w:b w:val="0"/>
          <w:bCs w:val="0"/>
          <w:color w:val="000000"/>
        </w:rPr>
        <w:t xml:space="preserve"> and </w:t>
      </w:r>
      <w:r>
        <w:rPr>
          <w:b w:val="0"/>
          <w:bCs w:val="0"/>
          <w:color w:val="000000"/>
        </w:rPr>
        <w:t>delayed language development</w:t>
      </w:r>
      <w:r w:rsidR="00F70634">
        <w:rPr>
          <w:b w:val="0"/>
          <w:bCs w:val="0"/>
          <w:color w:val="000000"/>
        </w:rPr>
        <w:fldChar w:fldCharType="begin">
          <w:fldData xml:space="preserve">PEVuZE5vdGU+PENpdGU+PEF1dGhvcj5BYXJodXM8L0F1dGhvcj48WWVhcj4yMDE1PC9ZZWFyPjxS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PEVuZE5vdGU+PENpdGU+PEF1dGhvcj5BYXJodXM8L0F1dGhvcj48WWVhcj4yMDE1PC9ZZWFyPjxS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F70634">
        <w:rPr>
          <w:b w:val="0"/>
          <w:bCs w:val="0"/>
          <w:color w:val="000000"/>
        </w:rPr>
      </w:r>
      <w:r w:rsidR="00F70634">
        <w:rPr>
          <w:b w:val="0"/>
          <w:bCs w:val="0"/>
          <w:color w:val="000000"/>
        </w:rPr>
        <w:fldChar w:fldCharType="separate"/>
      </w:r>
      <w:r w:rsidR="0007788D" w:rsidRPr="0007788D">
        <w:rPr>
          <w:b w:val="0"/>
          <w:bCs w:val="0"/>
          <w:noProof/>
          <w:color w:val="000000"/>
          <w:vertAlign w:val="superscript"/>
        </w:rPr>
        <w:t>23,25-28</w:t>
      </w:r>
      <w:r w:rsidR="00F70634">
        <w:rPr>
          <w:b w:val="0"/>
          <w:bCs w:val="0"/>
          <w:color w:val="000000"/>
        </w:rPr>
        <w:fldChar w:fldCharType="end"/>
      </w:r>
      <w:r>
        <w:rPr>
          <w:b w:val="0"/>
          <w:bCs w:val="0"/>
          <w:color w:val="000000"/>
        </w:rPr>
        <w:t xml:space="preserve"> and word recognition</w:t>
      </w:r>
      <w:r w:rsidR="004C6D15">
        <w:rPr>
          <w:b w:val="0"/>
          <w:bCs w:val="0"/>
          <w:color w:val="000000"/>
        </w:rPr>
        <w:t>,</w:t>
      </w:r>
      <w:r w:rsidR="00F3667B">
        <w:rPr>
          <w:b w:val="0"/>
          <w:bCs w:val="0"/>
          <w:color w:val="000000"/>
        </w:rPr>
        <w:fldChar w:fldCharType="begin"/>
      </w:r>
      <w:r w:rsidR="0007788D">
        <w:rPr>
          <w:b w:val="0"/>
          <w:bCs w:val="0"/>
          <w:color w:val="000000"/>
        </w:rPr>
        <w:instrText xml:space="preserve"> ADDIN EN.CITE &lt;EndNote&gt;&lt;Cite&gt;&lt;Author&gt;Sahling&lt;/Author&gt;&lt;Year&gt;2024&lt;/Year&gt;&lt;RecNum&gt;1401&lt;/RecNum&gt;&lt;DisplayText&gt;&lt;style face="superscript"&gt;27&lt;/style&gt;&lt;/DisplayText&gt;&lt;record&gt;&lt;rec-number&gt;1401&lt;/rec-number&gt;&lt;foreign-keys&gt;&lt;key app="EN" db-id="9eawefdsprssx6e5ap4x5t5cxfvdst52arzp" timestamp="1772810292" guid="b4f249c7-28a2-4b38-acef-b8e728452ce6"&gt;1401&lt;/key&gt;&lt;/foreign-keys&gt;&lt;ref-type name="Thesis"&gt;32&lt;/ref-type&gt;&lt;contributors&gt;&lt;authors&gt;&lt;author&gt;Sahling, Mareike&lt;/author&gt;&lt;/authors&gt;&lt;/contributors&gt;&lt;titles&gt;&lt;title&gt;Effects of otitis media with effusion on speech perception and production in preschoolers&lt;/title&gt;&lt;/titles&gt;&lt;dates&gt;&lt;year&gt;2024&lt;/year&gt;&lt;/dates&gt;&lt;publisher&gt;Macquarie University&lt;/publisher&gt;&lt;urls&gt;&lt;/urls&gt;&lt;/record&gt;&lt;/Cite&gt;&lt;/EndNote&gt;</w:instrText>
      </w:r>
      <w:r w:rsidR="00F3667B">
        <w:rPr>
          <w:b w:val="0"/>
          <w:bCs w:val="0"/>
          <w:color w:val="000000"/>
        </w:rPr>
        <w:fldChar w:fldCharType="separate"/>
      </w:r>
      <w:r w:rsidR="0007788D" w:rsidRPr="0007788D">
        <w:rPr>
          <w:b w:val="0"/>
          <w:bCs w:val="0"/>
          <w:noProof/>
          <w:color w:val="000000"/>
          <w:vertAlign w:val="superscript"/>
        </w:rPr>
        <w:t>27</w:t>
      </w:r>
      <w:r w:rsidR="00F3667B">
        <w:rPr>
          <w:b w:val="0"/>
          <w:bCs w:val="0"/>
          <w:color w:val="000000"/>
        </w:rPr>
        <w:fldChar w:fldCharType="end"/>
      </w:r>
      <w:r>
        <w:rPr>
          <w:b w:val="0"/>
          <w:bCs w:val="0"/>
          <w:color w:val="000000"/>
        </w:rPr>
        <w:t xml:space="preserve"> especially with recurrent or chronic infection. The first-line treatments for OM are a combination of a 2-3 day “watchful wait” period to see </w:t>
      </w:r>
      <w:r w:rsidR="001B4EA1">
        <w:rPr>
          <w:b w:val="0"/>
          <w:bCs w:val="0"/>
          <w:color w:val="000000"/>
        </w:rPr>
        <w:t xml:space="preserve">if </w:t>
      </w:r>
      <w:r>
        <w:rPr>
          <w:b w:val="0"/>
          <w:bCs w:val="0"/>
          <w:color w:val="000000"/>
        </w:rPr>
        <w:t xml:space="preserve">the infection clears on its own and </w:t>
      </w:r>
      <w:r w:rsidR="007032A3">
        <w:rPr>
          <w:b w:val="0"/>
          <w:bCs w:val="0"/>
          <w:color w:val="000000"/>
        </w:rPr>
        <w:t>a 5</w:t>
      </w:r>
      <w:r>
        <w:rPr>
          <w:b w:val="0"/>
          <w:bCs w:val="0"/>
          <w:color w:val="000000"/>
        </w:rPr>
        <w:t xml:space="preserve">-10-day course of broad-spectrum oral antibiotics. </w:t>
      </w:r>
      <w:r w:rsidR="001B4EA1">
        <w:rPr>
          <w:b w:val="0"/>
          <w:bCs w:val="0"/>
          <w:color w:val="000000"/>
        </w:rPr>
        <w:t>Yet despite</w:t>
      </w:r>
      <w:r>
        <w:rPr>
          <w:b w:val="0"/>
          <w:bCs w:val="0"/>
          <w:color w:val="000000"/>
        </w:rPr>
        <w:t xml:space="preserve"> watchful wait being the recommended protocol for most acute OM cases, over 90% of physicians prescribe antibiotics immediately, leading to ~10 million antibiotic prescriptions for OM each year.</w:t>
      </w:r>
      <w:r w:rsidR="00F3667B">
        <w:rPr>
          <w:b w:val="0"/>
          <w:bCs w:val="0"/>
          <w:color w:val="000000"/>
        </w:rPr>
        <w:fldChar w:fldCharType="begin">
          <w:fldData xml:space="preserve">PEVuZE5vdGU+PENpdGU+PEF1dGhvcj5FbCBGZWdoYWx5PC9BdXRob3I+PFllYXI+MjAyMzwvWWVh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PEVuZE5vdGU+PENpdGU+PEF1dGhvcj5FbCBGZWdoYWx5PC9BdXRob3I+PFllYXI+MjAyMzwvWWVh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F3667B">
        <w:rPr>
          <w:b w:val="0"/>
          <w:bCs w:val="0"/>
          <w:color w:val="000000"/>
        </w:rPr>
      </w:r>
      <w:r w:rsidR="00F3667B">
        <w:rPr>
          <w:b w:val="0"/>
          <w:bCs w:val="0"/>
          <w:color w:val="000000"/>
        </w:rPr>
        <w:fldChar w:fldCharType="separate"/>
      </w:r>
      <w:r w:rsidR="0007788D" w:rsidRPr="0007788D">
        <w:rPr>
          <w:b w:val="0"/>
          <w:bCs w:val="0"/>
          <w:noProof/>
          <w:color w:val="000000"/>
          <w:vertAlign w:val="superscript"/>
        </w:rPr>
        <w:t>21,29-31</w:t>
      </w:r>
      <w:r w:rsidR="00F3667B">
        <w:rPr>
          <w:b w:val="0"/>
          <w:bCs w:val="0"/>
          <w:color w:val="000000"/>
        </w:rPr>
        <w:fldChar w:fldCharType="end"/>
      </w:r>
      <w:r>
        <w:rPr>
          <w:b w:val="0"/>
          <w:bCs w:val="0"/>
          <w:color w:val="000000"/>
        </w:rPr>
        <w:t xml:space="preserve"> The widespread and often unnecessary use of </w:t>
      </w:r>
      <w:r w:rsidR="001B4EA1">
        <w:rPr>
          <w:b w:val="0"/>
          <w:bCs w:val="0"/>
          <w:color w:val="000000"/>
        </w:rPr>
        <w:t xml:space="preserve">oral </w:t>
      </w:r>
      <w:r>
        <w:rPr>
          <w:b w:val="0"/>
          <w:bCs w:val="0"/>
          <w:color w:val="000000"/>
        </w:rPr>
        <w:t>antibiotics against a disease of such high prevalence is believed to be partially responsible for the ongoing antibiotic resistance</w:t>
      </w:r>
      <w:r w:rsidR="001B4EA1">
        <w:rPr>
          <w:b w:val="0"/>
          <w:bCs w:val="0"/>
          <w:color w:val="000000"/>
        </w:rPr>
        <w:t xml:space="preserve"> crisis for</w:t>
      </w:r>
      <w:r>
        <w:rPr>
          <w:b w:val="0"/>
          <w:bCs w:val="0"/>
          <w:color w:val="000000"/>
        </w:rPr>
        <w:t xml:space="preserve"> nasopharynx pathogens, exacerbating recurrent infections and developmental problems, and necessitating more extreme treatments like surgical intervention.</w:t>
      </w:r>
      <w:r>
        <w:rPr>
          <w:color w:val="000000"/>
        </w:rPr>
        <w:t xml:space="preserve">  </w:t>
      </w:r>
    </w:p>
    <w:p w14:paraId="01D5480E" w14:textId="39AEC5E4" w:rsidR="00075BC0" w:rsidRDefault="00000000" w:rsidP="009D6233">
      <w:pPr>
        <w:pStyle w:val="Heading2"/>
        <w:spacing w:after="40" w:line="240" w:lineRule="exact"/>
        <w:rPr>
          <w:b w:val="0"/>
          <w:bCs w:val="0"/>
        </w:rPr>
      </w:pPr>
      <w:r>
        <w:rPr>
          <w:b w:val="0"/>
          <w:bCs w:val="0"/>
        </w:rPr>
        <w:t xml:space="preserve">B.2 Difficulties and consequences of antibiotic treatment regimens for OM. </w:t>
      </w:r>
      <w:commentRangeStart w:id="6"/>
      <w:commentRangeStart w:id="7"/>
      <w:r>
        <w:rPr>
          <w:b w:val="0"/>
          <w:bCs w:val="0"/>
          <w:color w:val="000000"/>
        </w:rPr>
        <w:t>Although viral pathogens like respiratory syncytial virus are implicated in the initial development of some OM infections,</w:t>
      </w:r>
      <w:r w:rsidR="00F3667B">
        <w:rPr>
          <w:b w:val="0"/>
          <w:bCs w:val="0"/>
          <w:color w:val="000000"/>
        </w:rPr>
        <w:fldChar w:fldCharType="begin">
          <w:fldData xml:space="preserve">PEVuZE5vdGU+PENpdGU+PEF1dGhvcj5LZW5tb2U8L0F1dGhvcj48WWVhcj4yMDI2PC9ZZWFyPjxS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PEVuZE5vdGU+PENpdGU+PEF1dGhvcj5LZW5tb2U8L0F1dGhvcj48WWVhcj4yMDI2PC9ZZWFyPjxS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F3667B">
        <w:rPr>
          <w:b w:val="0"/>
          <w:bCs w:val="0"/>
          <w:color w:val="000000"/>
        </w:rPr>
      </w:r>
      <w:r w:rsidR="00F3667B">
        <w:rPr>
          <w:b w:val="0"/>
          <w:bCs w:val="0"/>
          <w:color w:val="000000"/>
        </w:rPr>
        <w:fldChar w:fldCharType="separate"/>
      </w:r>
      <w:r w:rsidR="0007788D" w:rsidRPr="0007788D">
        <w:rPr>
          <w:b w:val="0"/>
          <w:bCs w:val="0"/>
          <w:noProof/>
          <w:color w:val="000000"/>
          <w:vertAlign w:val="superscript"/>
        </w:rPr>
        <w:t>32</w:t>
      </w:r>
      <w:r w:rsidR="00F3667B">
        <w:rPr>
          <w:b w:val="0"/>
          <w:bCs w:val="0"/>
          <w:color w:val="000000"/>
        </w:rPr>
        <w:fldChar w:fldCharType="end"/>
      </w:r>
      <w:r>
        <w:rPr>
          <w:b w:val="0"/>
          <w:bCs w:val="0"/>
          <w:color w:val="000000"/>
        </w:rPr>
        <w:t xml:space="preserve"> the large majority of acute OM </w:t>
      </w:r>
      <w:r w:rsidR="004C6D15">
        <w:rPr>
          <w:b w:val="0"/>
          <w:bCs w:val="0"/>
          <w:color w:val="000000"/>
        </w:rPr>
        <w:t xml:space="preserve">(AOM) </w:t>
      </w:r>
      <w:r>
        <w:rPr>
          <w:b w:val="0"/>
          <w:bCs w:val="0"/>
          <w:color w:val="000000"/>
        </w:rPr>
        <w:t>cases are driven and sustained by bacterial pathogens</w:t>
      </w:r>
      <w:commentRangeEnd w:id="7"/>
      <w:ins w:id="8" w:author="Rong Yang" w:date="2026-03-16T09:20:00Z">
        <w:r w:rsidR="000771C9">
          <w:rPr>
            <w:rStyle w:val="CommentReference"/>
            <w:b w:val="0"/>
            <w:bCs w:val="0"/>
            <w:color w:val="000000"/>
            <w:sz w:val="22"/>
            <w:szCs w:val="22"/>
          </w:rPr>
          <w:commentReference w:id="7"/>
        </w:r>
        <w:commentRangeEnd w:id="6"/>
        <w:r w:rsidR="000771C9">
          <w:rPr>
            <w:rStyle w:val="CommentReference"/>
            <w:b w:val="0"/>
            <w:bCs w:val="0"/>
            <w:color w:val="000000"/>
            <w:sz w:val="22"/>
            <w:szCs w:val="22"/>
          </w:rPr>
          <w:commentReference w:id="6"/>
        </w:r>
      </w:ins>
      <w:r w:rsidR="004C6D15">
        <w:rPr>
          <w:b w:val="0"/>
          <w:bCs w:val="0"/>
          <w:color w:val="000000"/>
        </w:rPr>
        <w:t>. This</w:t>
      </w:r>
      <w:r>
        <w:rPr>
          <w:b w:val="0"/>
          <w:bCs w:val="0"/>
          <w:color w:val="000000"/>
        </w:rPr>
        <w:t xml:space="preserve"> has led to the widespread use of oral antibiotics to treat AOM. </w:t>
      </w:r>
      <w:r>
        <w:rPr>
          <w:b w:val="0"/>
          <w:bCs w:val="0"/>
          <w:i/>
          <w:iCs/>
          <w:color w:val="000000"/>
        </w:rPr>
        <w:t>S. pneumoniae</w:t>
      </w:r>
      <w:r>
        <w:rPr>
          <w:b w:val="0"/>
          <w:bCs w:val="0"/>
          <w:color w:val="000000"/>
        </w:rPr>
        <w:t xml:space="preserve">, </w:t>
      </w:r>
      <w:r>
        <w:rPr>
          <w:b w:val="0"/>
          <w:bCs w:val="0"/>
          <w:i/>
          <w:iCs/>
          <w:color w:val="000000"/>
        </w:rPr>
        <w:t>NTHi</w:t>
      </w:r>
      <w:r>
        <w:rPr>
          <w:b w:val="0"/>
          <w:bCs w:val="0"/>
          <w:color w:val="000000"/>
        </w:rPr>
        <w:t xml:space="preserve">, and </w:t>
      </w:r>
      <w:r>
        <w:rPr>
          <w:b w:val="0"/>
          <w:bCs w:val="0"/>
          <w:i/>
          <w:iCs/>
          <w:color w:val="000000"/>
        </w:rPr>
        <w:t>M. catarrhalis</w:t>
      </w:r>
      <w:r>
        <w:rPr>
          <w:b w:val="0"/>
          <w:bCs w:val="0"/>
          <w:color w:val="000000"/>
        </w:rPr>
        <w:t xml:space="preserve"> are the most common OM bacteria,</w:t>
      </w:r>
      <w:r w:rsidR="00F3667B">
        <w:rPr>
          <w:b w:val="0"/>
          <w:bCs w:val="0"/>
          <w:color w:val="000000"/>
        </w:rPr>
        <w:fldChar w:fldCharType="begin">
          <w:fldData xml:space="preserve">PEVuZE5vdGU+PENpdGU+PEF1dGhvcj5NaXR0YWw8L0F1dGhvcj48WWVhcj4yMDE4PC9ZZWFyPjxS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PEVuZE5vdGU+PENpdGU+PEF1dGhvcj5NaXR0YWw8L0F1dGhvcj48WWVhcj4yMDE4PC9ZZWFyPjxS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F3667B">
        <w:rPr>
          <w:b w:val="0"/>
          <w:bCs w:val="0"/>
          <w:color w:val="000000"/>
        </w:rPr>
      </w:r>
      <w:r w:rsidR="00F3667B">
        <w:rPr>
          <w:b w:val="0"/>
          <w:bCs w:val="0"/>
          <w:color w:val="000000"/>
        </w:rPr>
        <w:fldChar w:fldCharType="separate"/>
      </w:r>
      <w:r w:rsidR="0007788D" w:rsidRPr="0007788D">
        <w:rPr>
          <w:b w:val="0"/>
          <w:bCs w:val="0"/>
          <w:noProof/>
          <w:color w:val="000000"/>
          <w:vertAlign w:val="superscript"/>
        </w:rPr>
        <w:t>33</w:t>
      </w:r>
      <w:r w:rsidR="00F3667B">
        <w:rPr>
          <w:b w:val="0"/>
          <w:bCs w:val="0"/>
          <w:color w:val="000000"/>
        </w:rPr>
        <w:fldChar w:fldCharType="end"/>
      </w:r>
      <w:r>
        <w:rPr>
          <w:b w:val="0"/>
          <w:bCs w:val="0"/>
          <w:color w:val="000000"/>
        </w:rPr>
        <w:t xml:space="preserve"> with </w:t>
      </w:r>
      <w:r>
        <w:rPr>
          <w:b w:val="0"/>
          <w:bCs w:val="0"/>
          <w:i/>
          <w:iCs/>
          <w:color w:val="000000"/>
        </w:rPr>
        <w:t>NTHi</w:t>
      </w:r>
      <w:r>
        <w:rPr>
          <w:b w:val="0"/>
          <w:bCs w:val="0"/>
          <w:color w:val="000000"/>
        </w:rPr>
        <w:t xml:space="preserve"> and </w:t>
      </w:r>
      <w:r>
        <w:rPr>
          <w:b w:val="0"/>
          <w:bCs w:val="0"/>
          <w:i/>
          <w:iCs/>
          <w:color w:val="000000"/>
        </w:rPr>
        <w:t xml:space="preserve">M. catarrhalis </w:t>
      </w:r>
      <w:r>
        <w:rPr>
          <w:b w:val="0"/>
          <w:bCs w:val="0"/>
          <w:color w:val="000000"/>
        </w:rPr>
        <w:t>as the predominant drivers of acute infection.</w:t>
      </w:r>
      <w:r w:rsidR="00F3667B">
        <w:rPr>
          <w:b w:val="0"/>
          <w:bCs w:val="0"/>
          <w:color w:val="000000"/>
        </w:rPr>
        <w:fldChar w:fldCharType="begin">
          <w:fldData xml:space="preserve">PEVuZE5vdGU+PENpdGU+PEF1dGhvcj5LYXVyPC9BdXRob3I+PFllYXI+MjAyMjwvWWVhcj48UmVj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PEVuZE5vdGU+PENpdGU+PEF1dGhvcj5LYXVyPC9BdXRob3I+PFllYXI+MjAyMjwvWWVhcj48UmVj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F3667B">
        <w:rPr>
          <w:b w:val="0"/>
          <w:bCs w:val="0"/>
          <w:color w:val="000000"/>
        </w:rPr>
      </w:r>
      <w:r w:rsidR="00F3667B">
        <w:rPr>
          <w:b w:val="0"/>
          <w:bCs w:val="0"/>
          <w:color w:val="000000"/>
        </w:rPr>
        <w:fldChar w:fldCharType="separate"/>
      </w:r>
      <w:r w:rsidR="0007788D" w:rsidRPr="0007788D">
        <w:rPr>
          <w:b w:val="0"/>
          <w:bCs w:val="0"/>
          <w:noProof/>
          <w:color w:val="000000"/>
          <w:vertAlign w:val="superscript"/>
        </w:rPr>
        <w:t>34,35</w:t>
      </w:r>
      <w:r w:rsidR="00F3667B">
        <w:rPr>
          <w:b w:val="0"/>
          <w:bCs w:val="0"/>
          <w:color w:val="000000"/>
        </w:rPr>
        <w:fldChar w:fldCharType="end"/>
      </w:r>
      <w:r>
        <w:rPr>
          <w:b w:val="0"/>
          <w:bCs w:val="0"/>
          <w:color w:val="000000"/>
        </w:rPr>
        <w:t xml:space="preserve"> Unfortunately, a large proportion of </w:t>
      </w:r>
      <w:r>
        <w:rPr>
          <w:b w:val="0"/>
          <w:bCs w:val="0"/>
          <w:i/>
          <w:iCs/>
          <w:color w:val="000000"/>
        </w:rPr>
        <w:t xml:space="preserve">NTHi </w:t>
      </w:r>
      <w:r>
        <w:rPr>
          <w:b w:val="0"/>
          <w:bCs w:val="0"/>
          <w:color w:val="000000"/>
        </w:rPr>
        <w:t xml:space="preserve">and </w:t>
      </w:r>
      <w:r>
        <w:rPr>
          <w:b w:val="0"/>
          <w:bCs w:val="0"/>
          <w:i/>
          <w:iCs/>
          <w:color w:val="000000"/>
        </w:rPr>
        <w:t xml:space="preserve">M. catarrhalis </w:t>
      </w:r>
      <w:r>
        <w:rPr>
          <w:b w:val="0"/>
          <w:bCs w:val="0"/>
          <w:color w:val="000000"/>
        </w:rPr>
        <w:t xml:space="preserve">pathogens are </w:t>
      </w:r>
      <w:r w:rsidR="00F451FD">
        <w:rPr>
          <w:b w:val="0"/>
          <w:bCs w:val="0"/>
          <w:color w:val="000000"/>
        </w:rPr>
        <w:t>resistant</w:t>
      </w:r>
      <w:r>
        <w:rPr>
          <w:b w:val="0"/>
          <w:bCs w:val="0"/>
          <w:color w:val="000000"/>
        </w:rPr>
        <w:t xml:space="preserve"> to amoxicillin, the most frequently prescribed antibiotic for </w:t>
      </w:r>
      <w:r w:rsidR="004C6D15">
        <w:rPr>
          <w:b w:val="0"/>
          <w:bCs w:val="0"/>
          <w:color w:val="000000"/>
        </w:rPr>
        <w:t>A</w:t>
      </w:r>
      <w:r>
        <w:rPr>
          <w:b w:val="0"/>
          <w:bCs w:val="0"/>
          <w:color w:val="000000"/>
        </w:rPr>
        <w:t>OM.</w:t>
      </w:r>
      <w:r w:rsidR="00F3667B">
        <w:rPr>
          <w:b w:val="0"/>
          <w:bCs w:val="0"/>
          <w:color w:val="000000"/>
        </w:rPr>
        <w:fldChar w:fldCharType="begin">
          <w:fldData xml:space="preserve">PEVuZE5vdGU+PENpdGU+PEF1dGhvcj5LYXR6PC9BdXRob3I+PFllYXI+MjAyNDwvWWVhcj48UmVj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PEVuZE5vdGU+PENpdGU+PEF1dGhvcj5LYXR6PC9BdXRob3I+PFllYXI+MjAyNDwvWWVhcj48UmVj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F3667B">
        <w:rPr>
          <w:b w:val="0"/>
          <w:bCs w:val="0"/>
          <w:color w:val="000000"/>
        </w:rPr>
      </w:r>
      <w:r w:rsidR="00F3667B">
        <w:rPr>
          <w:b w:val="0"/>
          <w:bCs w:val="0"/>
          <w:color w:val="000000"/>
        </w:rPr>
        <w:fldChar w:fldCharType="separate"/>
      </w:r>
      <w:r w:rsidR="0007788D" w:rsidRPr="0007788D">
        <w:rPr>
          <w:b w:val="0"/>
          <w:bCs w:val="0"/>
          <w:noProof/>
          <w:color w:val="000000"/>
          <w:vertAlign w:val="superscript"/>
        </w:rPr>
        <w:t>36,37</w:t>
      </w:r>
      <w:r w:rsidR="00F3667B">
        <w:rPr>
          <w:b w:val="0"/>
          <w:bCs w:val="0"/>
          <w:color w:val="000000"/>
        </w:rPr>
        <w:fldChar w:fldCharType="end"/>
      </w:r>
      <w:r>
        <w:rPr>
          <w:b w:val="0"/>
          <w:bCs w:val="0"/>
          <w:color w:val="000000"/>
        </w:rPr>
        <w:t xml:space="preserve"> Nevertheless, over 84% of children</w:t>
      </w:r>
      <w:r w:rsidR="00F451FD">
        <w:rPr>
          <w:b w:val="0"/>
          <w:bCs w:val="0"/>
          <w:color w:val="000000"/>
        </w:rPr>
        <w:t xml:space="preserve"> with AOM</w:t>
      </w:r>
      <w:r>
        <w:rPr>
          <w:b w:val="0"/>
          <w:bCs w:val="0"/>
          <w:color w:val="000000"/>
        </w:rPr>
        <w:t xml:space="preserve"> in the </w:t>
      </w:r>
      <w:r w:rsidR="00F451FD">
        <w:rPr>
          <w:b w:val="0"/>
          <w:bCs w:val="0"/>
          <w:color w:val="000000"/>
        </w:rPr>
        <w:t>U.S.</w:t>
      </w:r>
      <w:r>
        <w:rPr>
          <w:b w:val="0"/>
          <w:bCs w:val="0"/>
          <w:color w:val="000000"/>
        </w:rPr>
        <w:t xml:space="preserve"> continue to receive an amoxicillin prescription immediately upon diagnosis, even though the antibiotic-resistant infections are almost or entirely untreatable.</w:t>
      </w:r>
      <w:r w:rsidR="00F3667B">
        <w:rPr>
          <w:b w:val="0"/>
          <w:bCs w:val="0"/>
          <w:color w:val="000000"/>
        </w:rPr>
        <w:fldChar w:fldCharType="begin">
          <w:fldData xml:space="preserve">PEVuZE5vdGU+PENpdGU+PEF1dGhvcj5Gcm9zdDwvQXV0aG9yPjxZZWFyPjIwMjI8L1llYXI+PFJl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=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PEVuZE5vdGU+PENpdGU+PEF1dGhvcj5Gcm9zdDwvQXV0aG9yPjxZZWFyPjIwMjI8L1llYXI+PFJl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=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F3667B">
        <w:rPr>
          <w:b w:val="0"/>
          <w:bCs w:val="0"/>
          <w:color w:val="000000"/>
        </w:rPr>
      </w:r>
      <w:r w:rsidR="00F3667B">
        <w:rPr>
          <w:b w:val="0"/>
          <w:bCs w:val="0"/>
          <w:color w:val="000000"/>
        </w:rPr>
        <w:fldChar w:fldCharType="separate"/>
      </w:r>
      <w:r w:rsidR="0007788D" w:rsidRPr="0007788D">
        <w:rPr>
          <w:b w:val="0"/>
          <w:bCs w:val="0"/>
          <w:noProof/>
          <w:color w:val="000000"/>
          <w:vertAlign w:val="superscript"/>
        </w:rPr>
        <w:t>38,39</w:t>
      </w:r>
      <w:r w:rsidR="00F3667B">
        <w:rPr>
          <w:b w:val="0"/>
          <w:bCs w:val="0"/>
          <w:color w:val="000000"/>
        </w:rPr>
        <w:fldChar w:fldCharType="end"/>
      </w:r>
      <w:r>
        <w:rPr>
          <w:b w:val="0"/>
          <w:bCs w:val="0"/>
          <w:color w:val="000000"/>
        </w:rPr>
        <w:t xml:space="preserve"> </w:t>
      </w:r>
      <w:r w:rsidR="00F451FD">
        <w:rPr>
          <w:b w:val="0"/>
          <w:bCs w:val="0"/>
          <w:color w:val="000000"/>
        </w:rPr>
        <w:t>E</w:t>
      </w:r>
      <w:r>
        <w:rPr>
          <w:b w:val="0"/>
          <w:bCs w:val="0"/>
          <w:color w:val="000000"/>
        </w:rPr>
        <w:t xml:space="preserve">vidence </w:t>
      </w:r>
      <w:r w:rsidR="00F451FD">
        <w:rPr>
          <w:b w:val="0"/>
          <w:bCs w:val="0"/>
          <w:color w:val="000000"/>
        </w:rPr>
        <w:t xml:space="preserve">shows </w:t>
      </w:r>
      <w:r>
        <w:rPr>
          <w:b w:val="0"/>
          <w:bCs w:val="0"/>
          <w:color w:val="000000"/>
        </w:rPr>
        <w:t xml:space="preserve">that antibiotic treatment longer than 5 days offers few additional benefits, </w:t>
      </w:r>
      <w:r w:rsidR="00F451FD">
        <w:rPr>
          <w:b w:val="0"/>
          <w:bCs w:val="0"/>
          <w:color w:val="000000"/>
        </w:rPr>
        <w:t>yet most prescriptions</w:t>
      </w:r>
      <w:r>
        <w:rPr>
          <w:b w:val="0"/>
          <w:bCs w:val="0"/>
          <w:color w:val="000000"/>
        </w:rPr>
        <w:t xml:space="preserve"> are written for 10-day regimens</w:t>
      </w:r>
      <w:r w:rsidR="003A6CC5">
        <w:rPr>
          <w:b w:val="0"/>
          <w:bCs w:val="0"/>
          <w:color w:val="000000"/>
        </w:rPr>
        <w:t>.</w:t>
      </w:r>
      <w:r w:rsidR="00F3667B">
        <w:rPr>
          <w:b w:val="0"/>
          <w:bCs w:val="0"/>
          <w:color w:val="000000"/>
        </w:rPr>
        <w:fldChar w:fldCharType="begin"/>
      </w:r>
      <w:r w:rsidR="0007788D">
        <w:rPr>
          <w:b w:val="0"/>
          <w:bCs w:val="0"/>
          <w:color w:val="000000"/>
        </w:rPr>
        <w:instrText xml:space="preserve"> ADDIN EN.CITE &lt;EndNote&gt;&lt;Cite&gt;&lt;Author&gt;Katz&lt;/Author&gt;&lt;Year&gt;2024&lt;/Year&gt;&lt;RecNum&gt;1405&lt;/RecNum&gt;&lt;DisplayText&gt;&lt;style face="superscript"&gt;36&lt;/style&gt;&lt;/DisplayText&gt;&lt;record&gt;&lt;rec-number&gt;1405&lt;/rec-number&gt;&lt;foreign-keys&gt;&lt;key app="EN" db-id="9eawefdsprssx6e5ap4x5t5cxfvdst52arzp" timestamp="1772810292" guid="3ff1d6d1-8c6a-4197-9148-3150a4511367"&gt;1405&lt;/key&gt;&lt;/foreign-keys&gt;&lt;ref-type name="Journal Article"&gt;17&lt;/ref-type&gt;&lt;contributors&gt;&lt;authors&gt;&lt;author&gt;Katz, Sophie E&lt;/author&gt;&lt;author&gt;Jenkins, Timothy C&lt;/author&gt;&lt;author&gt;Stein, Amy B&lt;/author&gt;&lt;author&gt;Thomas, Gale&lt;/author&gt;&lt;author&gt;Koenig, Nancy&lt;/author&gt;&lt;author&gt;Starnes, Gary Lucas&lt;/author&gt;&lt;author&gt;Newland, Jason G&lt;/author&gt;&lt;author&gt;Banerjee, Ritu&lt;/author&gt;&lt;author&gt;Frost, Holly M&lt;/author&gt;&lt;/authors&gt;&lt;/contributors&gt;&lt;titles&gt;&lt;title&gt;Durations of Antibiotic Treatment for Acute Otitis Media and Variability in Prescribed Durations Across Two Large Academic Health Systems&lt;/title&gt;&lt;secondary-title&gt;Journal of the Pediatric Infectious Diseases Society&lt;/secondary-title&gt;&lt;/titles&gt;&lt;periodical&gt;&lt;full-title&gt;Journal of the Pediatric Infectious Diseases Society&lt;/full-title&gt;&lt;/periodical&gt;&lt;pages&gt;455-465&lt;/pages&gt;&lt;volume&gt;13&lt;/volume&gt;&lt;number&gt;9&lt;/number&gt;&lt;dates&gt;&lt;year&gt;2024&lt;/year&gt;&lt;/dates&gt;&lt;isbn&gt;2048-7207&lt;/isbn&gt;&lt;urls&gt;&lt;related-urls&gt;&lt;url&gt;https://doi.org/10.1093/jpids/piae073&lt;/url&gt;&lt;/related-urls&gt;&lt;/urls&gt;&lt;electronic-resource-num&gt;10.1093/jpids/piae073&lt;/electronic-resource-num&gt;&lt;access-date&gt;8/18/2025&lt;/access-date&gt;&lt;/record&gt;&lt;/Cite&gt;&lt;/EndNote&gt;</w:instrText>
      </w:r>
      <w:r w:rsidR="00F3667B">
        <w:rPr>
          <w:b w:val="0"/>
          <w:bCs w:val="0"/>
          <w:color w:val="000000"/>
        </w:rPr>
        <w:fldChar w:fldCharType="separate"/>
      </w:r>
      <w:r w:rsidR="0007788D" w:rsidRPr="0007788D">
        <w:rPr>
          <w:b w:val="0"/>
          <w:bCs w:val="0"/>
          <w:noProof/>
          <w:color w:val="000000"/>
          <w:vertAlign w:val="superscript"/>
        </w:rPr>
        <w:t>36</w:t>
      </w:r>
      <w:r w:rsidR="00F3667B">
        <w:rPr>
          <w:b w:val="0"/>
          <w:bCs w:val="0"/>
          <w:color w:val="000000"/>
        </w:rPr>
        <w:fldChar w:fldCharType="end"/>
      </w:r>
      <w:r>
        <w:rPr>
          <w:b w:val="0"/>
          <w:bCs w:val="0"/>
          <w:color w:val="000000"/>
        </w:rPr>
        <w:t xml:space="preserve"> </w:t>
      </w:r>
      <w:r w:rsidR="003A6CC5">
        <w:rPr>
          <w:b w:val="0"/>
          <w:bCs w:val="0"/>
          <w:color w:val="000000"/>
        </w:rPr>
        <w:t>This further exacerbates</w:t>
      </w:r>
      <w:r>
        <w:rPr>
          <w:b w:val="0"/>
          <w:bCs w:val="0"/>
          <w:color w:val="000000"/>
        </w:rPr>
        <w:t xml:space="preserve"> unnecessary antibiotic exposure and contribut</w:t>
      </w:r>
      <w:r w:rsidR="003A6CC5">
        <w:rPr>
          <w:b w:val="0"/>
          <w:bCs w:val="0"/>
          <w:color w:val="000000"/>
        </w:rPr>
        <w:t>es</w:t>
      </w:r>
      <w:r>
        <w:rPr>
          <w:b w:val="0"/>
          <w:bCs w:val="0"/>
          <w:color w:val="000000"/>
        </w:rPr>
        <w:t xml:space="preserve"> to the antibiotic resistance</w:t>
      </w:r>
      <w:r w:rsidR="003A6CC5">
        <w:rPr>
          <w:b w:val="0"/>
          <w:bCs w:val="0"/>
          <w:color w:val="000000"/>
        </w:rPr>
        <w:t xml:space="preserve"> crisis</w:t>
      </w:r>
      <w:r>
        <w:rPr>
          <w:b w:val="0"/>
          <w:bCs w:val="0"/>
          <w:color w:val="000000"/>
        </w:rPr>
        <w:t>. Compliance with longer duration and multi-dose regimens can also be difficult</w:t>
      </w:r>
      <w:r w:rsidR="003A6CC5">
        <w:rPr>
          <w:b w:val="0"/>
          <w:bCs w:val="0"/>
          <w:color w:val="000000"/>
        </w:rPr>
        <w:t>, with c</w:t>
      </w:r>
      <w:r>
        <w:rPr>
          <w:b w:val="0"/>
          <w:bCs w:val="0"/>
          <w:color w:val="000000"/>
        </w:rPr>
        <w:t>omplete adherence reported in only 50-62% of patients and fewer than 22% of patients receiv</w:t>
      </w:r>
      <w:r w:rsidR="003A6CC5">
        <w:rPr>
          <w:b w:val="0"/>
          <w:bCs w:val="0"/>
          <w:color w:val="000000"/>
        </w:rPr>
        <w:t>ing</w:t>
      </w:r>
      <w:r>
        <w:rPr>
          <w:b w:val="0"/>
          <w:bCs w:val="0"/>
          <w:color w:val="000000"/>
        </w:rPr>
        <w:t xml:space="preserve"> all recommended doses.</w:t>
      </w:r>
      <w:r w:rsidR="00F3667B">
        <w:rPr>
          <w:b w:val="0"/>
          <w:bCs w:val="0"/>
          <w:color w:val="000000"/>
        </w:rPr>
        <w:fldChar w:fldCharType="begin">
          <w:fldData xml:space="preserve">PEVuZE5vdGU+PENpdGU+PEF1dGhvcj5Zb3VuZ3N0ZXI8L0F1dGhvcj48WWVhcj4yMDIyPC9ZZWFy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PEVuZE5vdGU+PENpdGU+PEF1dGhvcj5Zb3VuZ3N0ZXI8L0F1dGhvcj48WWVhcj4yMDIyPC9ZZWFy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F3667B">
        <w:rPr>
          <w:b w:val="0"/>
          <w:bCs w:val="0"/>
          <w:color w:val="000000"/>
        </w:rPr>
      </w:r>
      <w:r w:rsidR="00F3667B">
        <w:rPr>
          <w:b w:val="0"/>
          <w:bCs w:val="0"/>
          <w:color w:val="000000"/>
        </w:rPr>
        <w:fldChar w:fldCharType="separate"/>
      </w:r>
      <w:r w:rsidR="0007788D" w:rsidRPr="0007788D">
        <w:rPr>
          <w:b w:val="0"/>
          <w:bCs w:val="0"/>
          <w:noProof/>
          <w:color w:val="000000"/>
          <w:vertAlign w:val="superscript"/>
        </w:rPr>
        <w:t>40,41</w:t>
      </w:r>
      <w:r w:rsidR="00F3667B">
        <w:rPr>
          <w:b w:val="0"/>
          <w:bCs w:val="0"/>
          <w:color w:val="000000"/>
        </w:rPr>
        <w:fldChar w:fldCharType="end"/>
      </w:r>
      <w:r>
        <w:rPr>
          <w:b w:val="0"/>
          <w:bCs w:val="0"/>
          <w:color w:val="000000"/>
        </w:rPr>
        <w:t xml:space="preserve"> Unreliable dosing, difficulty with administration, and concern over adverse side effects are all reported by parents as reasons for noncompliance.</w:t>
      </w:r>
      <w:r w:rsidR="00F3667B">
        <w:rPr>
          <w:b w:val="0"/>
          <w:bCs w:val="0"/>
          <w:color w:val="000000"/>
        </w:rPr>
        <w:fldChar w:fldCharType="begin">
          <w:fldData xml:space="preserve">PEVuZE5vdGU+PENpdGU+PEF1dGhvcj5Zb3VuZ3N0ZXI8L0F1dGhvcj48WWVhcj4yMDIyPC9ZZWFy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PEVuZE5vdGU+PENpdGU+PEF1dGhvcj5Zb3VuZ3N0ZXI8L0F1dGhvcj48WWVhcj4yMDIyPC9ZZWFy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F3667B">
        <w:rPr>
          <w:b w:val="0"/>
          <w:bCs w:val="0"/>
          <w:color w:val="000000"/>
        </w:rPr>
      </w:r>
      <w:r w:rsidR="00F3667B">
        <w:rPr>
          <w:b w:val="0"/>
          <w:bCs w:val="0"/>
          <w:color w:val="000000"/>
        </w:rPr>
        <w:fldChar w:fldCharType="separate"/>
      </w:r>
      <w:r w:rsidR="0007788D" w:rsidRPr="0007788D">
        <w:rPr>
          <w:b w:val="0"/>
          <w:bCs w:val="0"/>
          <w:noProof/>
          <w:color w:val="000000"/>
          <w:vertAlign w:val="superscript"/>
        </w:rPr>
        <w:t>40,41</w:t>
      </w:r>
      <w:r w:rsidR="00F3667B">
        <w:rPr>
          <w:b w:val="0"/>
          <w:bCs w:val="0"/>
          <w:color w:val="000000"/>
        </w:rPr>
        <w:fldChar w:fldCharType="end"/>
      </w:r>
      <w:r>
        <w:rPr>
          <w:b w:val="0"/>
          <w:bCs w:val="0"/>
          <w:color w:val="000000"/>
        </w:rPr>
        <w:t xml:space="preserve"> </w:t>
      </w:r>
      <w:r w:rsidR="003A6CC5">
        <w:rPr>
          <w:b w:val="0"/>
          <w:bCs w:val="0"/>
          <w:color w:val="000000"/>
        </w:rPr>
        <w:t>Thus, a</w:t>
      </w:r>
      <w:r>
        <w:rPr>
          <w:b w:val="0"/>
          <w:bCs w:val="0"/>
          <w:color w:val="000000"/>
        </w:rPr>
        <w:t xml:space="preserve"> treatment solution that requires fewer doses over a shorter timeframe and minimizes the risk of adverse side effects would not only improve treatment adherence, it would also reduce antibiotic exposure, limit toxicity, and mitigate resistance and recurrent infection.</w:t>
      </w:r>
    </w:p>
    <w:tbl>
      <w:tblPr>
        <w:tblStyle w:val="a"/>
        <w:tblpPr w:leftFromText="144" w:rightFromText="144" w:vertAnchor="page" w:horzAnchor="margin" w:tblpXSpec="right" w:tblpY="12301"/>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80"/>
      </w:tblGrid>
      <w:tr w:rsidR="00BB18EC" w14:paraId="2B344F2F" w14:textId="77777777" w:rsidTr="00BB18EC">
        <w:trPr>
          <w:trHeight w:val="2508"/>
        </w:trPr>
        <w:tc>
          <w:tcPr>
            <w:tcW w:w="5680" w:type="dxa"/>
          </w:tcPr>
          <w:p w14:paraId="403ACF6D" w14:textId="77777777" w:rsidR="00BB18EC" w:rsidRDefault="00BB18EC" w:rsidP="00BB18EC">
            <w:pPr>
              <w:spacing w:after="40" w:line="240" w:lineRule="exact"/>
            </w:pPr>
            <w:r>
              <w:rPr>
                <w:b/>
                <w:bCs/>
                <w:noProof/>
                <w:sz w:val="20"/>
                <w:szCs w:val="20"/>
              </w:rPr>
              <w:drawing>
                <wp:anchor distT="0" distB="0" distL="114300" distR="114300" simplePos="0" relativeHeight="251763712" behindDoc="0" locked="0" layoutInCell="1" allowOverlap="1" wp14:anchorId="10CE7599" wp14:editId="5B8238E9">
                  <wp:simplePos x="0" y="0"/>
                  <wp:positionH relativeFrom="column">
                    <wp:posOffset>1397</wp:posOffset>
                  </wp:positionH>
                  <wp:positionV relativeFrom="paragraph">
                    <wp:posOffset>0</wp:posOffset>
                  </wp:positionV>
                  <wp:extent cx="3470267" cy="1285284"/>
                  <wp:effectExtent l="0" t="0" r="0" b="0"/>
                  <wp:wrapTopAndBottom/>
                  <wp:docPr id="2" name="image7.jpg" descr="A diagram of a human ea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diagram of a human ear&#10;&#10;AI-generated content may be incorrect."/>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3470267" cy="1285284"/>
                          </a:xfrm>
                          <a:prstGeom prst="rect">
                            <a:avLst/>
                          </a:prstGeom>
                          <a:ln/>
                        </pic:spPr>
                      </pic:pic>
                    </a:graphicData>
                  </a:graphic>
                </wp:anchor>
              </w:drawing>
            </w:r>
            <w:r>
              <w:rPr>
                <w:b/>
                <w:bCs/>
                <w:sz w:val="18"/>
                <w:szCs w:val="18"/>
              </w:rPr>
              <w:t>F</w:t>
            </w:r>
            <w:r w:rsidRPr="00FE2327">
              <w:rPr>
                <w:b/>
                <w:bCs/>
                <w:sz w:val="18"/>
                <w:szCs w:val="18"/>
              </w:rPr>
              <w:t xml:space="preserve">igure 1: </w:t>
            </w:r>
            <w:r w:rsidRPr="00FE2327">
              <w:rPr>
                <w:sz w:val="18"/>
                <w:szCs w:val="18"/>
              </w:rPr>
              <w:t>Schematic depicting the application of the hydrogel, mechanism of antibiotic transport across the TM, and release in the middle ear.</w:t>
            </w:r>
          </w:p>
        </w:tc>
      </w:tr>
    </w:tbl>
    <w:p w14:paraId="6E39FFA6" w14:textId="2DCE23AE" w:rsidR="00075BC0" w:rsidRDefault="00BB18EC" w:rsidP="009D6233">
      <w:pPr>
        <w:pStyle w:val="Heading2"/>
        <w:spacing w:line="240" w:lineRule="exact"/>
        <w:rPr>
          <w:color w:val="000000"/>
        </w:rPr>
      </w:pPr>
      <w:r>
        <w:rPr>
          <w:b w:val="0"/>
          <w:bCs w:val="0"/>
        </w:rPr>
        <w:t xml:space="preserve"> </w:t>
      </w:r>
      <w:r w:rsidR="00000000">
        <w:rPr>
          <w:b w:val="0"/>
          <w:bCs w:val="0"/>
        </w:rPr>
        <w:t xml:space="preserve">B.3 Local drug delivery overcomes drawbacks but is limited by impermeability of the tympanic membrane. </w:t>
      </w:r>
      <w:r w:rsidR="00000000">
        <w:rPr>
          <w:b w:val="0"/>
          <w:bCs w:val="0"/>
          <w:color w:val="000000"/>
        </w:rPr>
        <w:t>Although local delivery of antibiotics would alleviate many of the issues of systemic antibiotic administration, the tympanic membrane (TM), or eardrum, represents a major barrier due to its impermeability to most drug molecules. The most common pediatric surgery performed in the United States is tympanostomy tube insertion for the treatment of recurrent OM, as this allows antibiotic drops to be delivered through the TM directly to the middle ear.</w:t>
      </w:r>
      <w:r w:rsidR="00F3667B">
        <w:rPr>
          <w:b w:val="0"/>
          <w:bCs w:val="0"/>
          <w:color w:val="000000"/>
        </w:rPr>
        <w:fldChar w:fldCharType="begin"/>
      </w:r>
      <w:r w:rsidR="0007788D">
        <w:rPr>
          <w:b w:val="0"/>
          <w:bCs w:val="0"/>
          <w:color w:val="000000"/>
        </w:rPr>
        <w:instrText xml:space="preserve"> ADDIN EN.CITE &lt;EndNote&gt;&lt;Cite&gt;&lt;Author&gt;Nagar&lt;/Author&gt;&lt;Year&gt;2022&lt;/Year&gt;&lt;RecNum&gt;1427&lt;/RecNum&gt;&lt;DisplayText&gt;&lt;style face="superscript"&gt;42&lt;/style&gt;&lt;/DisplayText&gt;&lt;record&gt;&lt;rec-number&gt;1427&lt;/rec-number&gt;&lt;foreign-keys&gt;&lt;key app="EN" db-id="9eawefdsprssx6e5ap4x5t5cxfvdst52arzp" timestamp="1772810293" guid="bb6b1cb7-94ec-45bf-adef-4f2583705980"&gt;1427&lt;/key&gt;&lt;/foreign-keys&gt;&lt;ref-type name="Journal Article"&gt;17&lt;/ref-type&gt;&lt;contributors&gt;&lt;authors&gt;&lt;author&gt;Nagar, R. R.&lt;/author&gt;&lt;author&gt;Deshmukh, P. T.&lt;/author&gt;&lt;/authors&gt;&lt;/contributors&gt;&lt;auth-address&gt;Otolaryngology - Head and Neck Surgery, Jawaharlal Nehru Medical College, Datta Meghe Institute of Medical Sciences, Wardha, IND.&lt;/auth-address&gt;&lt;titles&gt;&lt;title&gt;An Overview of the Tympanostomy Tube&lt;/title&gt;&lt;secondary-title&gt;Cureus&lt;/secondary-title&gt;&lt;/titles&gt;&lt;periodical&gt;&lt;full-title&gt;Cureus&lt;/full-title&gt;&lt;/periodical&gt;&lt;pages&gt;e30166&lt;/pages&gt;&lt;volume&gt;14&lt;/volume&gt;&lt;number&gt;10&lt;/number&gt;&lt;edition&gt;20221011&lt;/edition&gt;&lt;keywords&gt;&lt;keyword&gt;myringotomy&lt;/keyword&gt;&lt;keyword&gt;otitis media with effusion&lt;/keyword&gt;&lt;keyword&gt;serous otitis media&lt;/keyword&gt;&lt;keyword&gt;tube otorrhea&lt;/keyword&gt;&lt;keyword&gt;tympanostomy tube&lt;/keyword&gt;&lt;/keywords&gt;&lt;dates&gt;&lt;year&gt;2022&lt;/year&gt;&lt;pub-dates&gt;&lt;date&gt;Oct&lt;/date&gt;&lt;/pub-dates&gt;&lt;/dates&gt;&lt;isbn&gt;2168-8184 (Print)&amp;#xD;2168-8184 (Electronic)&amp;#xD;2168-8184 (Linking)&lt;/isbn&gt;&lt;accession-num&gt;36397911&lt;/accession-num&gt;&lt;urls&gt;&lt;related-urls&gt;&lt;url&gt;https://www.ncbi.nlm.nih.gov/pubmed/36397911&lt;/url&gt;&lt;/related-urls&gt;&lt;/urls&gt;&lt;custom1&gt;The authors have declared that no competing interests exist.&lt;/custom1&gt;&lt;custom2&gt;PMC9647717&lt;/custom2&gt;&lt;electronic-resource-num&gt;10.7759/cureus.30166&lt;/electronic-resource-num&gt;&lt;remote-database-name&gt;PubMed-not-MEDLINE&lt;/remote-database-name&gt;&lt;remote-database-provider&gt;NLM&lt;/remote-database-provider&gt;&lt;/record&gt;&lt;/Cite&gt;&lt;/EndNote&gt;</w:instrText>
      </w:r>
      <w:r w:rsidR="00F3667B">
        <w:rPr>
          <w:b w:val="0"/>
          <w:bCs w:val="0"/>
          <w:color w:val="000000"/>
        </w:rPr>
        <w:fldChar w:fldCharType="separate"/>
      </w:r>
      <w:r w:rsidR="0007788D" w:rsidRPr="0007788D">
        <w:rPr>
          <w:b w:val="0"/>
          <w:bCs w:val="0"/>
          <w:noProof/>
          <w:color w:val="000000"/>
          <w:vertAlign w:val="superscript"/>
        </w:rPr>
        <w:t>42</w:t>
      </w:r>
      <w:r w:rsidR="00F3667B">
        <w:rPr>
          <w:b w:val="0"/>
          <w:bCs w:val="0"/>
          <w:color w:val="000000"/>
        </w:rPr>
        <w:fldChar w:fldCharType="end"/>
      </w:r>
      <w:r w:rsidR="00000000">
        <w:rPr>
          <w:b w:val="0"/>
          <w:bCs w:val="0"/>
          <w:color w:val="000000"/>
        </w:rPr>
        <w:t xml:space="preserve"> Clinical trials have demonstrated the efficacy of some ototopical agents</w:t>
      </w:r>
      <w:r w:rsidR="004C6D15">
        <w:rPr>
          <w:b w:val="0"/>
          <w:bCs w:val="0"/>
          <w:color w:val="000000"/>
        </w:rPr>
        <w:t xml:space="preserve"> </w:t>
      </w:r>
      <w:r w:rsidR="00000000">
        <w:rPr>
          <w:b w:val="0"/>
          <w:bCs w:val="0"/>
          <w:color w:val="000000"/>
        </w:rPr>
        <w:t xml:space="preserve">in treating acute otorrhea, but only in children with </w:t>
      </w:r>
      <w:r w:rsidR="00000000" w:rsidRPr="007032A3">
        <w:rPr>
          <w:b w:val="0"/>
          <w:bCs w:val="0"/>
          <w:color w:val="000000"/>
        </w:rPr>
        <w:t>perforated</w:t>
      </w:r>
      <w:r w:rsidR="00000000">
        <w:rPr>
          <w:b w:val="0"/>
          <w:bCs w:val="0"/>
          <w:color w:val="000000"/>
        </w:rPr>
        <w:t xml:space="preserve"> eardrums and tympanostomy tubes.</w:t>
      </w:r>
      <w:r w:rsidR="001000C7">
        <w:rPr>
          <w:b w:val="0"/>
          <w:bCs w:val="0"/>
          <w:color w:val="000000"/>
        </w:rPr>
        <w:fldChar w:fldCharType="begin">
          <w:fldData xml:space="preserve">PEVuZE5vdGU+PENpdGU+PEF1dGhvcj5CbHVlc3RvbmU8L0F1dGhvcj48WWVhcj4yMDA3PC9ZZWFy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PEVuZE5vdGU+PENpdGU+PEF1dGhvcj5CbHVlc3RvbmU8L0F1dGhvcj48WWVhcj4yMDA3PC9ZZWFy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1000C7">
        <w:rPr>
          <w:b w:val="0"/>
          <w:bCs w:val="0"/>
          <w:color w:val="000000"/>
        </w:rPr>
      </w:r>
      <w:r w:rsidR="001000C7">
        <w:rPr>
          <w:b w:val="0"/>
          <w:bCs w:val="0"/>
          <w:color w:val="000000"/>
        </w:rPr>
        <w:fldChar w:fldCharType="separate"/>
      </w:r>
      <w:r w:rsidR="0007788D" w:rsidRPr="0007788D">
        <w:rPr>
          <w:b w:val="0"/>
          <w:bCs w:val="0"/>
          <w:noProof/>
          <w:color w:val="000000"/>
          <w:vertAlign w:val="superscript"/>
        </w:rPr>
        <w:t>43,44</w:t>
      </w:r>
      <w:r w:rsidR="001000C7">
        <w:rPr>
          <w:b w:val="0"/>
          <w:bCs w:val="0"/>
          <w:color w:val="000000"/>
        </w:rPr>
        <w:fldChar w:fldCharType="end"/>
      </w:r>
      <w:r w:rsidR="00000000">
        <w:rPr>
          <w:b w:val="0"/>
          <w:bCs w:val="0"/>
          <w:color w:val="000000"/>
        </w:rPr>
        <w:t xml:space="preserve"> </w:t>
      </w:r>
      <w:commentRangeStart w:id="9"/>
      <w:r w:rsidR="00000000">
        <w:rPr>
          <w:b w:val="0"/>
          <w:bCs w:val="0"/>
          <w:color w:val="000000"/>
        </w:rPr>
        <w:t>For example, ciprofloxacin ear drops, alone or in combination with dexamethasone, have shown excellent efficacy when delivered through existing tympanostomy tubes, but difficulties are reported by parents when attempting to administer the drops at home.</w:t>
      </w:r>
      <w:r w:rsidR="001000C7">
        <w:rPr>
          <w:b w:val="0"/>
          <w:bCs w:val="0"/>
          <w:color w:val="000000"/>
        </w:rPr>
        <w:fldChar w:fldCharType="begin"/>
      </w:r>
      <w:r w:rsidR="0007788D">
        <w:rPr>
          <w:b w:val="0"/>
          <w:bCs w:val="0"/>
          <w:color w:val="000000"/>
        </w:rPr>
        <w:instrText xml:space="preserve"> ADDIN EN.CITE &lt;EndNote&gt;&lt;Cite&gt;&lt;Author&gt;Wall&lt;/Author&gt;&lt;Year&gt;2009&lt;/Year&gt;&lt;RecNum&gt;1425&lt;/RecNum&gt;&lt;DisplayText&gt;&lt;style face="superscript"&gt;44&lt;/style&gt;&lt;/DisplayText&gt;&lt;record&gt;&lt;rec-number&gt;1425&lt;/rec-number&gt;&lt;foreign-keys&gt;&lt;key app="EN" db-id="9eawefdsprssx6e5ap4x5t5cxfvdst52arzp" timestamp="1772810293" guid="1419b189-9588-4d56-836c-ccc579c12269"&gt;1425&lt;/key&gt;&lt;/foreign-keys&gt;&lt;ref-type name="Journal Article"&gt;17&lt;/ref-type&gt;&lt;contributors&gt;&lt;authors&gt;&lt;author&gt;Wall, G. M.&lt;/author&gt;&lt;author&gt;Stroman, D. W.&lt;/author&gt;&lt;author&gt;Roland, P. S.&lt;/author&gt;&lt;author&gt;Dohar, J.&lt;/author&gt;&lt;/authors&gt;&lt;/contributors&gt;&lt;auth-address&gt;Alcon Research Ltd, Fort Worth, TX, USA.&lt;/auth-address&gt;&lt;titles&gt;&lt;title&gt;Ciprofloxacin 0.3%/dexamethasone 0.1% sterile otic suspension for the topical treatment of ear infections: a review of the literature&lt;/title&gt;&lt;secondary-title&gt;Pediatr Infect Dis J&lt;/secondary-title&gt;&lt;/titles&gt;&lt;periodical&gt;&lt;full-title&gt;Pediatr Infect Dis J&lt;/full-title&gt;&lt;/periodical&gt;&lt;pages&gt;141-4&lt;/pages&gt;&lt;volume&gt;28&lt;/volume&gt;&lt;number&gt;2&lt;/number&gt;&lt;keywords&gt;&lt;keyword&gt;Administration, Topical&lt;/keyword&gt;&lt;keyword&gt;Anti-Infective Agents/*administration &amp;amp; dosage/therapeutic use&lt;/keyword&gt;&lt;keyword&gt;Anti-Inflammatory Agents/*administration &amp;amp; dosage/therapeutic use&lt;/keyword&gt;&lt;keyword&gt;Ciprofloxacin/*administration &amp;amp; dosage/therapeutic use&lt;/keyword&gt;&lt;keyword&gt;Dexamethasone/*administration &amp;amp; dosage/therapeutic use&lt;/keyword&gt;&lt;keyword&gt;Drug Combinations&lt;/keyword&gt;&lt;keyword&gt;Humans&lt;/keyword&gt;&lt;keyword&gt;Otitis Externa/*drug therapy&lt;/keyword&gt;&lt;keyword&gt;Otitis Media/*drug therapy&lt;/keyword&gt;&lt;/keywords&gt;&lt;dates&gt;&lt;year&gt;2009&lt;/year&gt;&lt;pub-dates&gt;&lt;date&gt;Feb&lt;/date&gt;&lt;/pub-dates&gt;&lt;/dates&gt;&lt;isbn&gt;0891-3668 (Print)&amp;#xD;0891-3668 (Linking)&lt;/isbn&gt;&lt;accession-num&gt;19116600&lt;/accession-num&gt;&lt;urls&gt;&lt;related-urls&gt;&lt;url&gt;https://www.ncbi.nlm.nih.gov/pubmed/19116600&lt;/url&gt;&lt;/related-urls&gt;&lt;/urls&gt;&lt;electronic-resource-num&gt;10.1097/INF.0b013e31818b0c9c&lt;/electronic-resource-num&gt;&lt;remote-database-name&gt;Medline&lt;/remote-database-name&gt;&lt;remote-database-provider&gt;NLM&lt;/remote-database-provider&gt;&lt;/record&gt;&lt;/Cite&gt;&lt;/EndNote&gt;</w:instrText>
      </w:r>
      <w:r w:rsidR="001000C7">
        <w:rPr>
          <w:b w:val="0"/>
          <w:bCs w:val="0"/>
          <w:color w:val="000000"/>
        </w:rPr>
        <w:fldChar w:fldCharType="separate"/>
      </w:r>
      <w:r w:rsidR="0007788D" w:rsidRPr="0007788D">
        <w:rPr>
          <w:b w:val="0"/>
          <w:bCs w:val="0"/>
          <w:noProof/>
          <w:color w:val="000000"/>
          <w:vertAlign w:val="superscript"/>
        </w:rPr>
        <w:t>44</w:t>
      </w:r>
      <w:r w:rsidR="001000C7">
        <w:rPr>
          <w:b w:val="0"/>
          <w:bCs w:val="0"/>
          <w:color w:val="000000"/>
        </w:rPr>
        <w:fldChar w:fldCharType="end"/>
      </w:r>
      <w:r w:rsidR="00000000">
        <w:rPr>
          <w:b w:val="0"/>
          <w:bCs w:val="0"/>
          <w:color w:val="000000"/>
        </w:rPr>
        <w:t xml:space="preserve"> A ciprofloxacin-based suspension gel (Otiprio) was developed to address these challenges as a sustained-release, single-application solution.</w:t>
      </w:r>
      <w:r w:rsidR="001000C7">
        <w:rPr>
          <w:b w:val="0"/>
          <w:bCs w:val="0"/>
          <w:color w:val="000000"/>
        </w:rPr>
        <w:fldChar w:fldCharType="begin"/>
      </w:r>
      <w:r w:rsidR="0007788D">
        <w:rPr>
          <w:b w:val="0"/>
          <w:bCs w:val="0"/>
          <w:color w:val="000000"/>
        </w:rPr>
        <w:instrText xml:space="preserve"> ADDIN EN.CITE &lt;EndNote&gt;&lt;Cite&gt;&lt;Author&gt;Edmunds&lt;/Author&gt;&lt;Year&gt;2017&lt;/Year&gt;&lt;RecNum&gt;1428&lt;/RecNum&gt;&lt;DisplayText&gt;&lt;style face="superscript"&gt;45&lt;/style&gt;&lt;/DisplayText&gt;&lt;record&gt;&lt;rec-number&gt;1428&lt;/rec-number&gt;&lt;foreign-keys&gt;&lt;key app="EN" db-id="9eawefdsprssx6e5ap4x5t5cxfvdst52arzp" timestamp="1772810293" guid="0f7cd5ba-7f4d-4266-a95d-8080a33a7639"&gt;1428&lt;/key&gt;&lt;/foreign-keys&gt;&lt;ref-type name="Journal Article"&gt;17&lt;/ref-type&gt;&lt;contributors&gt;&lt;authors&gt;&lt;author&gt;Edmunds, A. L.&lt;/author&gt;&lt;/authors&gt;&lt;/contributors&gt;&lt;titles&gt;&lt;title&gt;Otiprio: An FDA-Approved Ciprofloxacin Suspension Gel for Pediatric Otitis Media With Effusion&lt;/title&gt;&lt;secondary-title&gt;P T&lt;/secondary-title&gt;&lt;/titles&gt;&lt;periodical&gt;&lt;full-title&gt;P T&lt;/full-title&gt;&lt;/periodical&gt;&lt;pages&gt;307-311&lt;/pages&gt;&lt;volume&gt;42&lt;/volume&gt;&lt;number&gt;5&lt;/number&gt;&lt;dates&gt;&lt;year&gt;2017&lt;/year&gt;&lt;pub-dates&gt;&lt;date&gt;May&lt;/date&gt;&lt;/pub-dates&gt;&lt;/dates&gt;&lt;isbn&gt;1052-1372 (Print)&amp;#xD;1052-1372 (Linking)&lt;/isbn&gt;&lt;accession-num&gt;28479839&lt;/accession-num&gt;&lt;urls&gt;&lt;related-urls&gt;&lt;url&gt;https://www.ncbi.nlm.nih.gov/pubmed/28479839&lt;/url&gt;&lt;/related-urls&gt;&lt;/urls&gt;&lt;custom2&gt;PMC5398623&lt;/custom2&gt;&lt;remote-database-name&gt;PubMed-not-MEDLINE&lt;/remote-database-name&gt;&lt;remote-database-provider&gt;NLM&lt;/remote-database-provider&gt;&lt;/record&gt;&lt;/Cite&gt;&lt;/EndNote&gt;</w:instrText>
      </w:r>
      <w:r w:rsidR="001000C7">
        <w:rPr>
          <w:b w:val="0"/>
          <w:bCs w:val="0"/>
          <w:color w:val="000000"/>
        </w:rPr>
        <w:fldChar w:fldCharType="separate"/>
      </w:r>
      <w:r w:rsidR="0007788D" w:rsidRPr="0007788D">
        <w:rPr>
          <w:b w:val="0"/>
          <w:bCs w:val="0"/>
          <w:noProof/>
          <w:color w:val="000000"/>
          <w:vertAlign w:val="superscript"/>
        </w:rPr>
        <w:t>45</w:t>
      </w:r>
      <w:r w:rsidR="001000C7">
        <w:rPr>
          <w:b w:val="0"/>
          <w:bCs w:val="0"/>
          <w:color w:val="000000"/>
        </w:rPr>
        <w:fldChar w:fldCharType="end"/>
      </w:r>
      <w:r w:rsidR="00000000">
        <w:rPr>
          <w:b w:val="0"/>
          <w:bCs w:val="0"/>
          <w:color w:val="000000"/>
        </w:rPr>
        <w:t xml:space="preserve"> However, Otiprio’s use is currently restricted to patients with tympanostomy tubes, and its ability to penetrate the intact TM, even in preclinical models, has not been shown.</w:t>
      </w:r>
      <w:r w:rsidR="001000C7">
        <w:rPr>
          <w:b w:val="0"/>
          <w:bCs w:val="0"/>
          <w:color w:val="000000"/>
        </w:rPr>
        <w:fldChar w:fldCharType="begin">
          <w:fldData xml:space="preserve">PEVuZE5vdGU+PENpdGU+PEF1dGhvcj5XYW5nPC9BdXRob3I+PFllYXI+MjAxNDwvWWVhcj48UmVj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PEVuZE5vdGU+PENpdGU+PEF1dGhvcj5XYW5nPC9BdXRob3I+PFllYXI+MjAxNDwvWWVhcj48UmVj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1000C7">
        <w:rPr>
          <w:b w:val="0"/>
          <w:bCs w:val="0"/>
          <w:color w:val="000000"/>
        </w:rPr>
      </w:r>
      <w:r w:rsidR="001000C7">
        <w:rPr>
          <w:b w:val="0"/>
          <w:bCs w:val="0"/>
          <w:color w:val="000000"/>
        </w:rPr>
        <w:fldChar w:fldCharType="separate"/>
      </w:r>
      <w:r w:rsidR="0007788D" w:rsidRPr="0007788D">
        <w:rPr>
          <w:b w:val="0"/>
          <w:bCs w:val="0"/>
          <w:noProof/>
          <w:color w:val="000000"/>
          <w:vertAlign w:val="superscript"/>
        </w:rPr>
        <w:t>46</w:t>
      </w:r>
      <w:r w:rsidR="001000C7">
        <w:rPr>
          <w:b w:val="0"/>
          <w:bCs w:val="0"/>
          <w:color w:val="000000"/>
        </w:rPr>
        <w:fldChar w:fldCharType="end"/>
      </w:r>
      <w:r w:rsidR="00000000">
        <w:rPr>
          <w:b w:val="0"/>
          <w:bCs w:val="0"/>
          <w:color w:val="000000"/>
        </w:rPr>
        <w:t xml:space="preserve"> Perforated eardrums are found in only ~0.06% of children with </w:t>
      </w:r>
      <w:r w:rsidR="00474585">
        <w:rPr>
          <w:b w:val="0"/>
          <w:bCs w:val="0"/>
          <w:color w:val="000000"/>
        </w:rPr>
        <w:t>A</w:t>
      </w:r>
      <w:r w:rsidR="00000000">
        <w:rPr>
          <w:b w:val="0"/>
          <w:bCs w:val="0"/>
          <w:color w:val="000000"/>
        </w:rPr>
        <w:t>OM,</w:t>
      </w:r>
      <w:r w:rsidR="001000C7">
        <w:rPr>
          <w:b w:val="0"/>
          <w:bCs w:val="0"/>
          <w:color w:val="000000"/>
        </w:rPr>
        <w:fldChar w:fldCharType="begin">
          <w:fldData xml:space="preserve">PEVuZE5vdGU+PENpdGU+PEF1dGhvcj5LaW08L0F1dGhvcj48WWVhcj4yMDIyPC9ZZWFyPjxSZWNO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==
</w:fldData>
        </w:fldChar>
      </w:r>
      <w:r w:rsidR="0007788D">
        <w:rPr>
          <w:b w:val="0"/>
          <w:bCs w:val="0"/>
          <w:color w:val="000000"/>
        </w:rPr>
        <w:instrText xml:space="preserve"> ADDIN EN.CITE </w:instrText>
      </w:r>
      <w:r w:rsidR="0007788D">
        <w:rPr>
          <w:b w:val="0"/>
          <w:bCs w:val="0"/>
          <w:color w:val="000000"/>
        </w:rPr>
        <w:fldChar w:fldCharType="begin">
          <w:fldData xml:space="preserve">PEVuZE5vdGU+PENpdGU+PEF1dGhvcj5LaW08L0F1dGhvcj48WWVhcj4yMDIyPC9ZZWFyPjxSZWNO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==
</w:fldData>
        </w:fldChar>
      </w:r>
      <w:r w:rsidR="0007788D">
        <w:rPr>
          <w:b w:val="0"/>
          <w:bCs w:val="0"/>
          <w:color w:val="000000"/>
        </w:rPr>
        <w:instrText xml:space="preserve"> ADDIN EN.CITE.DATA </w:instrText>
      </w:r>
      <w:r w:rsidR="0007788D">
        <w:rPr>
          <w:b w:val="0"/>
          <w:bCs w:val="0"/>
          <w:color w:val="000000"/>
        </w:rPr>
      </w:r>
      <w:r w:rsidR="0007788D">
        <w:rPr>
          <w:b w:val="0"/>
          <w:bCs w:val="0"/>
          <w:color w:val="000000"/>
        </w:rPr>
        <w:fldChar w:fldCharType="end"/>
      </w:r>
      <w:r w:rsidR="001000C7">
        <w:rPr>
          <w:b w:val="0"/>
          <w:bCs w:val="0"/>
          <w:color w:val="000000"/>
        </w:rPr>
      </w:r>
      <w:r w:rsidR="001000C7">
        <w:rPr>
          <w:b w:val="0"/>
          <w:bCs w:val="0"/>
          <w:color w:val="000000"/>
        </w:rPr>
        <w:fldChar w:fldCharType="separate"/>
      </w:r>
      <w:r w:rsidR="0007788D" w:rsidRPr="0007788D">
        <w:rPr>
          <w:b w:val="0"/>
          <w:bCs w:val="0"/>
          <w:noProof/>
          <w:color w:val="000000"/>
          <w:vertAlign w:val="superscript"/>
        </w:rPr>
        <w:t>47</w:t>
      </w:r>
      <w:r w:rsidR="001000C7">
        <w:rPr>
          <w:b w:val="0"/>
          <w:bCs w:val="0"/>
          <w:color w:val="000000"/>
        </w:rPr>
        <w:fldChar w:fldCharType="end"/>
      </w:r>
      <w:r w:rsidR="00000000">
        <w:rPr>
          <w:b w:val="0"/>
          <w:bCs w:val="0"/>
          <w:color w:val="000000"/>
        </w:rPr>
        <w:t xml:space="preserve"> and tympanostomy tube insertion is reserved for the most severe cases due to the inherent risks of surgical procedures in children; there thus remains a unmet need </w:t>
      </w:r>
      <w:r w:rsidR="00474585">
        <w:rPr>
          <w:b w:val="0"/>
          <w:bCs w:val="0"/>
          <w:color w:val="000000"/>
        </w:rPr>
        <w:t>for</w:t>
      </w:r>
      <w:r w:rsidR="00000000">
        <w:rPr>
          <w:b w:val="0"/>
          <w:bCs w:val="0"/>
          <w:color w:val="000000"/>
        </w:rPr>
        <w:t xml:space="preserve"> local treatment options for the majority of </w:t>
      </w:r>
      <w:r w:rsidR="00474585">
        <w:rPr>
          <w:b w:val="0"/>
          <w:bCs w:val="0"/>
          <w:color w:val="000000"/>
        </w:rPr>
        <w:t>A</w:t>
      </w:r>
      <w:r w:rsidR="00000000">
        <w:rPr>
          <w:b w:val="0"/>
          <w:bCs w:val="0"/>
          <w:color w:val="000000"/>
        </w:rPr>
        <w:t xml:space="preserve">OM cases. </w:t>
      </w:r>
      <w:commentRangeEnd w:id="9"/>
      <w:r w:rsidR="000771C9">
        <w:rPr>
          <w:rStyle w:val="CommentReference"/>
          <w:b w:val="0"/>
          <w:bCs w:val="0"/>
          <w:color w:val="000000"/>
          <w:sz w:val="22"/>
          <w:szCs w:val="22"/>
        </w:rPr>
        <w:commentReference w:id="9"/>
      </w:r>
      <w:r w:rsidR="00000000">
        <w:rPr>
          <w:b w:val="0"/>
          <w:bCs w:val="0"/>
          <w:color w:val="000000"/>
        </w:rPr>
        <w:t>Nevertheless, the efficacy of ciprofloxacin in this context demonstrates that local application can be effective when the eardrum is no longer a barrier. In bypassing systemic circulation, local administration of drugs like ciprofloxacin requires smaller doses while also avoiding the risks of systemic toxicity, such as antibiotic resistance and potential harm to musculoskeletal and gastrointestinal development.</w:t>
      </w:r>
      <w:r w:rsidR="001000C7">
        <w:rPr>
          <w:b w:val="0"/>
          <w:bCs w:val="0"/>
          <w:color w:val="000000"/>
        </w:rPr>
        <w:fldChar w:fldCharType="begin"/>
      </w:r>
      <w:r w:rsidR="0007788D">
        <w:rPr>
          <w:b w:val="0"/>
          <w:bCs w:val="0"/>
          <w:color w:val="000000"/>
        </w:rPr>
        <w:instrText xml:space="preserve"> ADDIN EN.CITE &lt;EndNote&gt;&lt;Cite&gt;&lt;Author&gt;Li&lt;/Author&gt;&lt;Year&gt;2022&lt;/Year&gt;&lt;RecNum&gt;1426&lt;/RecNum&gt;&lt;DisplayText&gt;&lt;style face="superscript"&gt;48&lt;/style&gt;&lt;/DisplayText&gt;&lt;record&gt;&lt;rec-number&gt;1426&lt;/rec-number&gt;&lt;foreign-keys&gt;&lt;key app="EN" db-id="9eawefdsprssx6e5ap4x5t5cxfvdst52arzp" timestamp="1772810293" guid="94c05331-eeaf-4e09-be36-c01e99ae9071"&gt;1426&lt;/key&gt;&lt;/foreign-keys&gt;&lt;ref-type name="Journal Article"&gt;17&lt;/ref-type&gt;&lt;contributors&gt;&lt;authors&gt;&lt;author&gt;Li, Siyu&lt;/author&gt;&lt;author&gt;Chen, Zhe&lt;/author&gt;&lt;author&gt;Huang, Liang&lt;/author&gt;&lt;author&gt;Liu, Zheng&lt;/author&gt;&lt;author&gt;Shi, Yuqing&lt;/author&gt;&lt;author&gt;Zhang, Miao&lt;/author&gt;&lt;author&gt;Li, Hailong&lt;/author&gt;&lt;author&gt;Zeng, Linan&lt;/author&gt;&lt;author&gt;Ni, Jiaqi&lt;/author&gt;&lt;author&gt;Zhu, Yu&lt;/author&gt;&lt;/authors&gt;&lt;/contributors&gt;&lt;titles&gt;&lt;title&gt;Safety of Quinolones in Children: A Systematic Review and Meta-Analysis: S. Li et al&lt;/title&gt;&lt;secondary-title&gt;Pediatric Drugs&lt;/secondary-title&gt;&lt;/titles&gt;&lt;periodical&gt;&lt;full-title&gt;Pediatric Drugs&lt;/full-title&gt;&lt;/periodical&gt;&lt;pages&gt;447-464&lt;/pages&gt;&lt;volume&gt;24&lt;/volume&gt;&lt;number&gt;5&lt;/number&gt;&lt;dates&gt;&lt;year&gt;2022&lt;/year&gt;&lt;/dates&gt;&lt;isbn&gt;1174-5878&lt;/isbn&gt;&lt;urls&gt;&lt;/urls&gt;&lt;/record&gt;&lt;/Cite&gt;&lt;/EndNote&gt;</w:instrText>
      </w:r>
      <w:r w:rsidR="001000C7">
        <w:rPr>
          <w:b w:val="0"/>
          <w:bCs w:val="0"/>
          <w:color w:val="000000"/>
        </w:rPr>
        <w:fldChar w:fldCharType="separate"/>
      </w:r>
      <w:r w:rsidR="0007788D" w:rsidRPr="0007788D">
        <w:rPr>
          <w:b w:val="0"/>
          <w:bCs w:val="0"/>
          <w:noProof/>
          <w:color w:val="000000"/>
          <w:vertAlign w:val="superscript"/>
        </w:rPr>
        <w:t>48</w:t>
      </w:r>
      <w:r w:rsidR="001000C7">
        <w:rPr>
          <w:b w:val="0"/>
          <w:bCs w:val="0"/>
          <w:color w:val="000000"/>
        </w:rPr>
        <w:fldChar w:fldCharType="end"/>
      </w:r>
      <w:r w:rsidR="00000000">
        <w:rPr>
          <w:b w:val="0"/>
          <w:bCs w:val="0"/>
          <w:color w:val="000000"/>
        </w:rPr>
        <w:t xml:space="preserve"> Despite the promising benefits of local therapy for OM, no existing treatments are able to overcome the challenge of TM penetration without surgical intervention.</w:t>
      </w:r>
      <w:r w:rsidR="00000000">
        <w:rPr>
          <w:color w:val="000000"/>
        </w:rPr>
        <w:t xml:space="preserve"> </w:t>
      </w:r>
    </w:p>
    <w:p w14:paraId="421176D9" w14:textId="77777777" w:rsidR="00075BC0" w:rsidRDefault="00000000" w:rsidP="009D6233">
      <w:pPr>
        <w:pStyle w:val="Heading2"/>
        <w:spacing w:after="40" w:line="240" w:lineRule="exact"/>
      </w:pPr>
      <w:r>
        <w:t>B.4 Company’s Solution</w:t>
      </w:r>
    </w:p>
    <w:p w14:paraId="5A8FC649" w14:textId="492F1E7C" w:rsidR="00E745D5" w:rsidRDefault="00000000" w:rsidP="009D6233">
      <w:pPr>
        <w:widowControl w:val="0"/>
        <w:spacing w:after="40" w:line="240" w:lineRule="exact"/>
      </w:pPr>
      <w:r>
        <w:t xml:space="preserve">To bring the benefits of local delivery to all children with </w:t>
      </w:r>
      <w:r w:rsidR="00474585">
        <w:t>A</w:t>
      </w:r>
      <w:r>
        <w:t>OM, Oto is developing the first drug delivery platform for targeted</w:t>
      </w:r>
      <w:r w:rsidR="00474585">
        <w:t>, non-invasive</w:t>
      </w:r>
      <w:r>
        <w:t xml:space="preserve"> </w:t>
      </w:r>
      <w:r w:rsidR="00474585">
        <w:t>therapy</w:t>
      </w:r>
      <w:r>
        <w:t xml:space="preserve"> across the intact (</w:t>
      </w:r>
      <w:r>
        <w:rPr>
          <w:b/>
          <w:bCs/>
        </w:rPr>
        <w:t>Fig. 1</w:t>
      </w:r>
      <w:r>
        <w:t xml:space="preserve">). Oto’s platform consists of </w:t>
      </w:r>
      <w:r w:rsidR="002E7133">
        <w:t xml:space="preserve">three </w:t>
      </w:r>
      <w:r w:rsidR="002E7133">
        <w:lastRenderedPageBreak/>
        <w:t xml:space="preserve">components: an antibiotic, a liposome carrier, and a hydrogel. The liposome helps the antibiotics cross intact TMs, and the hydrogel holds them in place at the TM for the duration of therapy. The hydrogel is also thermoresponsive, so it can be squirted into the ear canal </w:t>
      </w:r>
      <w:r w:rsidR="00474585">
        <w:t xml:space="preserve">as a liquid but </w:t>
      </w:r>
      <w:r w:rsidR="002E7133">
        <w:t xml:space="preserve">gels </w:t>
      </w:r>
      <w:r w:rsidR="00474585">
        <w:t>rapidly</w:t>
      </w:r>
      <w:r w:rsidR="002E7133">
        <w:t xml:space="preserve"> upon contact with the TM.</w:t>
      </w:r>
      <w:r w:rsidR="002E7133" w:rsidRPr="002E7133">
        <w:t xml:space="preserve"> </w:t>
      </w:r>
      <w:r w:rsidR="002E7133">
        <w:t>The liposome</w:t>
      </w:r>
      <w:r w:rsidR="00474585">
        <w:t>s</w:t>
      </w:r>
      <w:r w:rsidR="002E7133">
        <w:t xml:space="preserve"> exploit natural immune responses during </w:t>
      </w:r>
      <w:r w:rsidR="00474585">
        <w:t>A</w:t>
      </w:r>
      <w:r w:rsidR="002E7133">
        <w:t xml:space="preserve">OM episodes to cross the TM and target the </w:t>
      </w:r>
      <w:r w:rsidR="00474585">
        <w:t>antibiotic delivery to the site of infection.</w:t>
      </w:r>
      <w:r w:rsidR="00474585" w:rsidRPr="00474585">
        <w:t xml:space="preserve"> </w:t>
      </w:r>
      <w:r w:rsidR="00474585">
        <w:t xml:space="preserve">Oto designed the liposomes based on their discovery that neutrophils, the most abundant white blood cells that are known to be recruited by bacterial pathogens, can also readily cross the TM during infection. Oto thereby designed proprietary liposomes that encapsulate ciprofloxacin and hitchhike on neutrophils. Their preliminary results showed that neutrophils phagocytose the antibiotic-containing liposomes and effectively transport them across the TM. Upon reaching the infected middle ear, neutrophils undergo NETosis, releasing the liposomes alongside their Neutrophil Extracellular Traps (NETs) in response to the bacterial pathogens, thus delivering the antibiotics directly to the infected site. This strategy achieves high efficacy and biocompatibility with few off-target effects. </w:t>
      </w:r>
    </w:p>
    <w:p w14:paraId="330930AF" w14:textId="633FB0DF" w:rsidR="00075BC0" w:rsidRDefault="002E7133" w:rsidP="009D6233">
      <w:pPr>
        <w:spacing w:line="240" w:lineRule="exact"/>
      </w:pPr>
      <w:r>
        <w:t xml:space="preserve">This technology promises to reduce antibiotic usage for </w:t>
      </w:r>
      <w:r w:rsidR="00474585">
        <w:t>A</w:t>
      </w:r>
      <w:r>
        <w:t>OM 20,000-fold compared to oral antibiotics.</w:t>
      </w:r>
      <w:r w:rsidR="001000C7">
        <w:fldChar w:fldCharType="begin"/>
      </w:r>
      <w:r w:rsidR="0007788D">
        <w:instrText xml:space="preserve"> ADDIN EN.CITE &lt;EndNote&gt;&lt;Cite&gt;&lt;Author&gt;Samarei&lt;/Author&gt;&lt;Year&gt;2014&lt;/Year&gt;&lt;RecNum&gt;1409&lt;/RecNum&gt;&lt;DisplayText&gt;&lt;style face="superscript"&gt;49&lt;/style&gt;&lt;/DisplayText&gt;&lt;record&gt;&lt;rec-number&gt;1409&lt;/rec-number&gt;&lt;foreign-keys&gt;&lt;key app="EN" db-id="9eawefdsprssx6e5ap4x5t5cxfvdst52arzp" timestamp="1772810292" guid="d919524c-cbe4-4cce-9d9e-d6e611c7e6a2"&gt;1409&lt;/key&gt;&lt;/foreign-keys&gt;&lt;ref-type name="Journal Article"&gt;17&lt;/ref-type&gt;&lt;contributors&gt;&lt;authors&gt;&lt;author&gt;Samarei, R&lt;/author&gt;&lt;/authors&gt;&lt;/contributors&gt;&lt;titles&gt;&lt;title&gt;Comparison of local and systemic ciprofloxacin ototoxicity in the treatment of chronic media otitis&lt;/title&gt;&lt;secondary-title&gt;Global Journal of Health Science&lt;/secondary-title&gt;&lt;/titles&gt;&lt;periodical&gt;&lt;full-title&gt;Global Journal of Health Science&lt;/full-title&gt;&lt;/periodical&gt;&lt;pages&gt;144&lt;/pages&gt;&lt;volume&gt;6&lt;/volume&gt;&lt;number&gt;7&lt;/number&gt;&lt;dates&gt;&lt;year&gt;2014&lt;/year&gt;&lt;/dates&gt;&lt;urls&gt;&lt;/urls&gt;&lt;/record&gt;&lt;/Cite&gt;&lt;/EndNote&gt;</w:instrText>
      </w:r>
      <w:r w:rsidR="001000C7">
        <w:fldChar w:fldCharType="separate"/>
      </w:r>
      <w:r w:rsidR="0007788D" w:rsidRPr="0007788D">
        <w:rPr>
          <w:noProof/>
          <w:vertAlign w:val="superscript"/>
        </w:rPr>
        <w:t>49</w:t>
      </w:r>
      <w:r w:rsidR="001000C7">
        <w:fldChar w:fldCharType="end"/>
      </w:r>
      <w:r>
        <w:t xml:space="preserve"> It will enable a pediatrician, at the time of diagnosis, to apply the entire course of </w:t>
      </w:r>
      <w:r w:rsidR="00474585">
        <w:t xml:space="preserve">treatment </w:t>
      </w:r>
      <w:r>
        <w:t xml:space="preserve">to the patient’s eardrum </w:t>
      </w:r>
      <w:r w:rsidR="00474585">
        <w:t>to</w:t>
      </w:r>
      <w:r>
        <w:t xml:space="preserve"> cure the infection</w:t>
      </w:r>
      <w:r w:rsidR="00474585">
        <w:t>. This overcomes the issue of</w:t>
      </w:r>
      <w:r>
        <w:t xml:space="preserve"> systemic antibiotic exposure and its side effects while </w:t>
      </w:r>
      <w:r w:rsidR="00474585">
        <w:t xml:space="preserve">also </w:t>
      </w:r>
      <w:r>
        <w:t xml:space="preserve">eliminating issues from missed doses, as no additional administration is needed after hydrogel placement. </w:t>
      </w:r>
      <w:commentRangeStart w:id="10"/>
      <w:r>
        <w:t xml:space="preserve">Furthermore, by </w:t>
      </w:r>
      <w:r w:rsidR="00474585">
        <w:t>giving</w:t>
      </w:r>
      <w:r>
        <w:t xml:space="preserve"> the treatment during the diagnostic appointment, </w:t>
      </w:r>
      <w:r w:rsidR="008A4517">
        <w:t xml:space="preserve">treatment frequency and dosage is minimized and risk of recurrence limited. This will substantially reduce the </w:t>
      </w:r>
      <w:r>
        <w:t>economic and healthcare burden compared to current standard of care. Together with the large market for acute, uncomplicated OM treatment, Oto’s technology holds strong potential for both commercial viability and significant clinical impact.</w:t>
      </w:r>
      <w:commentRangeEnd w:id="10"/>
      <w:r w:rsidR="000771C9">
        <w:rPr>
          <w:rStyle w:val="CommentReference"/>
          <w:sz w:val="22"/>
          <w:szCs w:val="22"/>
        </w:rPr>
        <w:commentReference w:id="10"/>
      </w:r>
    </w:p>
    <w:p w14:paraId="21942EE0" w14:textId="77777777" w:rsidR="00075BC0" w:rsidRDefault="00000000" w:rsidP="009D6233">
      <w:pPr>
        <w:pStyle w:val="Heading1"/>
        <w:numPr>
          <w:ilvl w:val="0"/>
          <w:numId w:val="1"/>
        </w:numPr>
        <w:spacing w:after="40" w:line="240" w:lineRule="exact"/>
      </w:pPr>
      <w:r>
        <w:t>Innovation</w:t>
      </w:r>
    </w:p>
    <w:p w14:paraId="4CD705DD" w14:textId="77777777" w:rsidR="00075BC0" w:rsidRDefault="00000000" w:rsidP="009D6233">
      <w:pPr>
        <w:pStyle w:val="Heading2"/>
        <w:spacing w:after="40" w:line="240" w:lineRule="exact"/>
      </w:pPr>
      <w:r>
        <w:t>C.1 Drug Delivery Platform for Transtympanic Penetration, Enabling the Local Delivery of Antibiotics</w:t>
      </w:r>
    </w:p>
    <w:p w14:paraId="7008DBDB" w14:textId="102661AF" w:rsidR="00075BC0" w:rsidRDefault="00000000" w:rsidP="009D6233">
      <w:pPr>
        <w:spacing w:after="40" w:line="240" w:lineRule="exact"/>
        <w:rPr>
          <w:i/>
          <w:iCs/>
          <w:color w:val="4F81BD"/>
        </w:rPr>
      </w:pPr>
      <w:r>
        <w:rPr>
          <w:i/>
          <w:iCs/>
          <w:color w:val="4F81BD"/>
        </w:rPr>
        <w:t>C.1.1 Technology Overview.</w:t>
      </w:r>
      <w:r>
        <w:t xml:space="preserve"> Oto and Cornell (subawardee) have developed the first active delivery mechanism that allows antibiotics to be delivered across the TM without pre-existing TM perforations (i.e., perforated eardrums). The cellular structure of the TM makes it impermeable to most molecules, making local, non-invasive antibiotic delivery through the intact TM to the middle ear nearly impossible. </w:t>
      </w:r>
      <w:commentRangeStart w:id="11"/>
      <w:r>
        <w:t xml:space="preserve">Although </w:t>
      </w:r>
      <w:r w:rsidR="008A4517">
        <w:t xml:space="preserve">existing </w:t>
      </w:r>
      <w:r>
        <w:t>technologies</w:t>
      </w:r>
      <w:r w:rsidR="008A4517">
        <w:t xml:space="preserve"> can</w:t>
      </w:r>
      <w:commentRangeEnd w:id="11"/>
      <w:r w:rsidR="000771C9">
        <w:rPr>
          <w:rStyle w:val="CommentReference"/>
          <w:sz w:val="22"/>
          <w:szCs w:val="22"/>
        </w:rPr>
        <w:commentReference w:id="11"/>
      </w:r>
      <w:r>
        <w:t xml:space="preserve"> deliver local therapy, these require surgically-placed tubes or eardrum perforations for effective delivery. In contrast, Oto’s technology takes advantage of the body’s natural immune response to infection to penetrate the intact TM barrier, thus offering the first solution for active local delivery to treat uncomplicated </w:t>
      </w:r>
      <w:r w:rsidR="008A4517">
        <w:t>A</w:t>
      </w:r>
      <w:r>
        <w:t xml:space="preserve">OM infection. </w:t>
      </w:r>
    </w:p>
    <w:p w14:paraId="1EE741F8" w14:textId="1A539D52" w:rsidR="00075BC0" w:rsidRDefault="00000000" w:rsidP="009D6233">
      <w:pPr>
        <w:spacing w:after="40" w:line="240" w:lineRule="exact"/>
      </w:pPr>
      <w:r>
        <w:rPr>
          <w:i/>
          <w:iCs/>
          <w:color w:val="4F81BD"/>
        </w:rPr>
        <w:t xml:space="preserve">C.1.2. Novel </w:t>
      </w:r>
      <w:r w:rsidR="001F104A">
        <w:rPr>
          <w:i/>
          <w:iCs/>
          <w:color w:val="4F81BD"/>
        </w:rPr>
        <w:t xml:space="preserve">Trans-TM </w:t>
      </w:r>
      <w:r>
        <w:rPr>
          <w:i/>
          <w:iCs/>
          <w:color w:val="4F81BD"/>
        </w:rPr>
        <w:t>Mechanism</w:t>
      </w:r>
      <w:r w:rsidR="001F104A">
        <w:rPr>
          <w:i/>
          <w:iCs/>
          <w:color w:val="4F81BD"/>
        </w:rPr>
        <w:t>.</w:t>
      </w:r>
      <w:r>
        <w:rPr>
          <w:i/>
          <w:iCs/>
          <w:color w:val="4F81BD"/>
        </w:rPr>
        <w:t xml:space="preserve"> </w:t>
      </w:r>
      <w:r>
        <w:t xml:space="preserve">During </w:t>
      </w:r>
      <w:r w:rsidR="008A4517">
        <w:t>A</w:t>
      </w:r>
      <w:r>
        <w:t>OM, neutrophils are recruited to the middle ear through chemotaxis</w:t>
      </w:r>
      <w:r w:rsidR="001F104A">
        <w:t>.</w:t>
      </w:r>
      <w:r w:rsidR="001000C7">
        <w:fldChar w:fldCharType="begin"/>
      </w:r>
      <w:r w:rsidR="0007788D">
        <w:instrText xml:space="preserve"> ADDIN EN.CITE &lt;EndNote&gt;&lt;Cite&gt;&lt;Author&gt;Keshavan&lt;/Author&gt;&lt;Year&gt;2019&lt;/Year&gt;&lt;RecNum&gt;1410&lt;/RecNum&gt;&lt;DisplayText&gt;&lt;style face="superscript"&gt;50,51&lt;/style&gt;&lt;/DisplayText&gt;&lt;record&gt;&lt;rec-number&gt;1410&lt;/rec-number&gt;&lt;foreign-keys&gt;&lt;key app="EN" db-id="9eawefdsprssx6e5ap4x5t5cxfvdst52arzp" timestamp="1772810292" guid="fc031b36-9ac5-48f4-b076-f63862ca2822"&gt;1410&lt;/key&gt;&lt;/foreign-keys&gt;&lt;ref-type name="Journal Article"&gt;17&lt;/ref-type&gt;&lt;contributors&gt;&lt;authors&gt;&lt;author&gt;Keshavan, Sandeep&lt;/author&gt;&lt;author&gt;Calligari, Paolo&lt;/author&gt;&lt;author&gt;Stella, Lorenzo&lt;/author&gt;&lt;author&gt;Fusco, Laura&lt;/author&gt;&lt;author&gt;Delogu, Lucia Gemma&lt;/author&gt;&lt;author&gt;Fadeel, Bengt&lt;/author&gt;&lt;/authors&gt;&lt;/contributors&gt;&lt;titles&gt;&lt;title&gt;Nano-bio interactions: a neutrophil-centric view&lt;/title&gt;&lt;secondary-title&gt;Cell Death &amp;amp; Disease&lt;/secondary-title&gt;&lt;/titles&gt;&lt;periodical&gt;&lt;full-title&gt;Cell Death &amp;amp; Disease&lt;/full-title&gt;&lt;/periodical&gt;&lt;pages&gt;569&lt;/pages&gt;&lt;volume&gt;10&lt;/volume&gt;&lt;number&gt;8&lt;/number&gt;&lt;dates&gt;&lt;year&gt;2019&lt;/year&gt;&lt;/dates&gt;&lt;isbn&gt;2041-4889&lt;/isbn&gt;&lt;urls&gt;&lt;/urls&gt;&lt;/record&gt;&lt;/Cite&gt;&lt;Cite&gt;&lt;Author&gt;Massa&lt;/Author&gt;&lt;Year&gt;2021&lt;/Year&gt;&lt;RecNum&gt;1411&lt;/RecNum&gt;&lt;record&gt;&lt;rec-number&gt;1411&lt;/rec-number&gt;&lt;foreign-keys&gt;&lt;key app="EN" db-id="9eawefdsprssx6e5ap4x5t5cxfvdst52arzp" timestamp="1772810292" guid="3cdf97b8-b0ca-49e1-b69c-82cfba661942"&gt;1411&lt;/key&gt;&lt;/foreign-keys&gt;&lt;ref-type name="Journal Article"&gt;17&lt;/ref-type&gt;&lt;contributors&gt;&lt;authors&gt;&lt;author&gt;Massa, Helen M&lt;/author&gt;&lt;author&gt;Spann, Kirsten M&lt;/author&gt;&lt;author&gt;Cripps, Allan W&lt;/author&gt;&lt;/authors&gt;&lt;/contributors&gt;&lt;titles&gt;&lt;title&gt;Innate immunity in the middle ear mucosa&lt;/title&gt;&lt;secondary-title&gt;Frontiers in Cellular and Infection Microbiology&lt;/secondary-title&gt;&lt;/titles&gt;&lt;periodical&gt;&lt;full-title&gt;Frontiers in Cellular and Infection Microbiology&lt;/full-title&gt;&lt;/periodical&gt;&lt;pages&gt;764772&lt;/pages&gt;&lt;volume&gt;11&lt;/volume&gt;&lt;dates&gt;&lt;year&gt;2021&lt;/year&gt;&lt;/dates&gt;&lt;isbn&gt;2235-2988&lt;/isbn&gt;&lt;urls&gt;&lt;/urls&gt;&lt;/record&gt;&lt;/Cite&gt;&lt;/EndNote&gt;</w:instrText>
      </w:r>
      <w:r w:rsidR="001000C7">
        <w:fldChar w:fldCharType="separate"/>
      </w:r>
      <w:r w:rsidR="0007788D" w:rsidRPr="0007788D">
        <w:rPr>
          <w:noProof/>
          <w:vertAlign w:val="superscript"/>
        </w:rPr>
        <w:t>50,51</w:t>
      </w:r>
      <w:r w:rsidR="001000C7">
        <w:fldChar w:fldCharType="end"/>
      </w:r>
      <w:r>
        <w:t xml:space="preserve"> </w:t>
      </w:r>
      <w:r w:rsidR="001F104A">
        <w:t>The</w:t>
      </w:r>
      <w:r>
        <w:t xml:space="preserve"> Oto team discovered that</w:t>
      </w:r>
      <w:r w:rsidR="001F104A">
        <w:t>, unlike most cells and molecules,</w:t>
      </w:r>
      <w:r>
        <w:t xml:space="preserve"> neutrophils can easily pass through the TM. As they migrate, neutrophils engulf foreign pathogens that have been “tagged” for clearance by complement protein fragments, particularly complement component 3 (C3) and its breakdown products, C3b and iC3b.</w:t>
      </w:r>
      <w:r w:rsidR="001000C7">
        <w:fldChar w:fldCharType="begin"/>
      </w:r>
      <w:r w:rsidR="0007788D">
        <w:instrText xml:space="preserve"> ADDIN EN.CITE &lt;EndNote&gt;&lt;Cite&gt;&lt;Author&gt;Lee&lt;/Author&gt;&lt;Year&gt;2003&lt;/Year&gt;&lt;RecNum&gt;1187&lt;/RecNum&gt;&lt;DisplayText&gt;&lt;style face="superscript"&gt;52,53&lt;/style&gt;&lt;/DisplayText&gt;&lt;record&gt;&lt;rec-number&gt;1187&lt;/rec-number&gt;&lt;foreign-keys&gt;&lt;key app="EN" db-id="9eawefdsprssx6e5ap4x5t5cxfvdst52arzp" timestamp="1759957515" guid="69b9d9b1-9913-4c13-908c-dc865b610c03"&gt;1187&lt;/key&gt;&lt;/foreign-keys&gt;&lt;ref-type name="Journal Article"&gt;17&lt;/ref-type&gt;&lt;contributors&gt;&lt;authors&gt;&lt;author&gt;Lee, Warren L&lt;/author&gt;&lt;author&gt;Harrison, Rene E&lt;/author&gt;&lt;author&gt;Grinstein, Sergio&lt;/author&gt;&lt;/authors&gt;&lt;/contributors&gt;&lt;titles&gt;&lt;title&gt;Phagocytosis by neutrophils&lt;/title&gt;&lt;secondary-title&gt;Microbes and infection&lt;/secondary-title&gt;&lt;/titles&gt;&lt;periodical&gt;&lt;full-title&gt;Microbes and infection&lt;/full-title&gt;&lt;/periodical&gt;&lt;pages&gt;1299-1306&lt;/pages&gt;&lt;volume&gt;5&lt;/volume&gt;&lt;number&gt;14&lt;/number&gt;&lt;dates&gt;&lt;year&gt;2003&lt;/year&gt;&lt;/dates&gt;&lt;isbn&gt;1286-4579&lt;/isbn&gt;&lt;urls&gt;&lt;/urls&gt;&lt;/record&gt;&lt;/Cite&gt;&lt;Cite&gt;&lt;Author&gt;Närkiö-Mäkelä&lt;/Author&gt;&lt;Year&gt;2001&lt;/Year&gt;&lt;RecNum&gt;1412&lt;/RecNum&gt;&lt;record&gt;&lt;rec-number&gt;1412&lt;/rec-number&gt;&lt;foreign-keys&gt;&lt;key app="EN" db-id="9eawefdsprssx6e5ap4x5t5cxfvdst52arzp" timestamp="1772810292" guid="ae8c5aa0-5d51-4c1a-b376-c62d0fa0d041"&gt;1412&lt;/key&gt;&lt;/foreign-keys&gt;&lt;ref-type name="Journal Article"&gt;17&lt;/ref-type&gt;&lt;contributors&gt;&lt;authors&gt;&lt;author&gt;Närkiö-Mäkelä, Mervi&lt;/author&gt;&lt;author&gt;Hellwage, Jens&lt;/author&gt;&lt;author&gt;Tahkokallio, Olli&lt;/author&gt;&lt;author&gt;Meri, Seppo&lt;/author&gt;&lt;/authors&gt;&lt;/contributors&gt;&lt;titles&gt;&lt;title&gt;Complement-regulator factor H and related proteins in otitis media with effusion&lt;/title&gt;&lt;secondary-title&gt;Clinical Immunology&lt;/secondary-title&gt;&lt;/titles&gt;&lt;periodical&gt;&lt;full-title&gt;Clinical Immunology&lt;/full-title&gt;&lt;/periodical&gt;&lt;pages&gt;118-126&lt;/pages&gt;&lt;volume&gt;100&lt;/volume&gt;&lt;number&gt;1&lt;/number&gt;&lt;dates&gt;&lt;year&gt;2001&lt;/year&gt;&lt;/dates&gt;&lt;isbn&gt;1521-6616&lt;/isbn&gt;&lt;urls&gt;&lt;/urls&gt;&lt;/record&gt;&lt;/Cite&gt;&lt;/EndNote&gt;</w:instrText>
      </w:r>
      <w:r w:rsidR="001000C7">
        <w:fldChar w:fldCharType="separate"/>
      </w:r>
      <w:r w:rsidR="0007788D" w:rsidRPr="0007788D">
        <w:rPr>
          <w:noProof/>
          <w:vertAlign w:val="superscript"/>
        </w:rPr>
        <w:t>52,53</w:t>
      </w:r>
      <w:r w:rsidR="001000C7">
        <w:fldChar w:fldCharType="end"/>
      </w:r>
      <w:r>
        <w:t xml:space="preserve"> This tagging process, </w:t>
      </w:r>
      <w:r w:rsidR="001F104A">
        <w:t>called</w:t>
      </w:r>
      <w:r>
        <w:t xml:space="preserve"> opsonization, occurs when a highly reactive thioester group in C3b forms a covalent bond with hydroxyl (-OH) groups on the pathogen surface.</w:t>
      </w:r>
      <w:r w:rsidR="001000C7">
        <w:fldChar w:fldCharType="begin">
          <w:fldData xml:space="preserve">PEVuZE5vdGU+PENpdGU+PEF1dGhvcj5SZWRkeTwvQXV0aG9yPjxZZWFyPjIwMDc8L1llYXI+PFJl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</w:fldData>
        </w:fldChar>
      </w:r>
      <w:r w:rsidR="0007788D">
        <w:instrText xml:space="preserve"> ADDIN EN.CITE </w:instrText>
      </w:r>
      <w:r w:rsidR="0007788D">
        <w:fldChar w:fldCharType="begin">
          <w:fldData xml:space="preserve">PEVuZE5vdGU+PENpdGU+PEF1dGhvcj5SZWRkeTwvQXV0aG9yPjxZZWFyPjIwMDc8L1llYXI+PFJl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</w:fldData>
        </w:fldChar>
      </w:r>
      <w:r w:rsidR="0007788D">
        <w:instrText xml:space="preserve"> ADDIN EN.CITE.DATA </w:instrText>
      </w:r>
      <w:r w:rsidR="0007788D">
        <w:fldChar w:fldCharType="end"/>
      </w:r>
      <w:r w:rsidR="001000C7">
        <w:fldChar w:fldCharType="separate"/>
      </w:r>
      <w:r w:rsidR="0007788D" w:rsidRPr="0007788D">
        <w:rPr>
          <w:noProof/>
          <w:vertAlign w:val="superscript"/>
        </w:rPr>
        <w:t>19,54</w:t>
      </w:r>
      <w:r w:rsidR="001000C7">
        <w:fldChar w:fldCharType="end"/>
      </w:r>
      <w:r>
        <w:t xml:space="preserve"> Based on this, </w:t>
      </w:r>
      <w:r w:rsidR="001F104A">
        <w:t>Oto</w:t>
      </w:r>
      <w:r>
        <w:t xml:space="preserve"> hypothesized that neutrophils can serve as an active transport vehicle to deliver antibiotics through intact TM during an active </w:t>
      </w:r>
      <w:r w:rsidR="008A4517">
        <w:t xml:space="preserve">AOM </w:t>
      </w:r>
      <w:r>
        <w:t>episode</w:t>
      </w:r>
      <w:r w:rsidR="008A4517">
        <w:t xml:space="preserve">. </w:t>
      </w:r>
      <w:r>
        <w:t xml:space="preserve">However, neutrophils require a signal to </w:t>
      </w:r>
      <w:r w:rsidR="008A4517">
        <w:t>engage in phagocytosis</w:t>
      </w:r>
      <w:r w:rsidR="001E475F">
        <w:t xml:space="preserve">, so </w:t>
      </w:r>
      <w:r w:rsidR="008A4517">
        <w:t xml:space="preserve">Oto </w:t>
      </w:r>
      <w:r>
        <w:t xml:space="preserve">designed a drug delivery system using </w:t>
      </w:r>
      <w:r w:rsidR="008A4517">
        <w:t xml:space="preserve">antibiotic-loaded </w:t>
      </w:r>
      <w:r>
        <w:t xml:space="preserve">hydroxyl-bearing liposomes composed of 1,2-distearoyl-sn-glycero-3-phosphoglycerol (DSPG) which can be covalently tagged by the C3b fragments. This </w:t>
      </w:r>
      <w:r w:rsidR="001E475F">
        <w:t xml:space="preserve">mimics the mechanism used by the immune response, flagging </w:t>
      </w:r>
      <w:r>
        <w:t>the liposomes for uptake by neutrophils and allow</w:t>
      </w:r>
      <w:r w:rsidR="001E475F">
        <w:t>ing</w:t>
      </w:r>
      <w:r>
        <w:t xml:space="preserve"> the drug to cross the TM. Upon entering the middle ear where the infection is located, neutrophils </w:t>
      </w:r>
      <w:r w:rsidR="001E475F">
        <w:t xml:space="preserve">release NETS in a process called NETosis to aid </w:t>
      </w:r>
      <w:r>
        <w:t xml:space="preserve">in immune defense. The engulfed liposomes </w:t>
      </w:r>
      <w:r w:rsidR="001E475F">
        <w:t>also get released</w:t>
      </w:r>
      <w:r>
        <w:t xml:space="preserve"> (</w:t>
      </w:r>
      <w:r>
        <w:rPr>
          <w:b/>
          <w:bCs/>
        </w:rPr>
        <w:t>Fig. 1</w:t>
      </w:r>
      <w:r>
        <w:t xml:space="preserve">), where they merge with the cell membrane of the pathogens and release </w:t>
      </w:r>
      <w:r w:rsidR="001E475F">
        <w:t>their</w:t>
      </w:r>
      <w:r>
        <w:t xml:space="preserve"> antibiotic</w:t>
      </w:r>
      <w:r w:rsidR="001E475F">
        <w:t xml:space="preserve"> cargo</w:t>
      </w:r>
      <w:r>
        <w:t xml:space="preserve"> for rapid </w:t>
      </w:r>
      <w:r w:rsidR="008A4517">
        <w:t xml:space="preserve">clearance of </w:t>
      </w:r>
      <w:r w:rsidR="00AB157B">
        <w:t>infection</w:t>
      </w:r>
      <w:r>
        <w:t>.</w:t>
      </w:r>
    </w:p>
    <w:p w14:paraId="6C8DEDFF" w14:textId="44767DB5" w:rsidR="00FE2327" w:rsidRDefault="00000000" w:rsidP="009D6233">
      <w:pPr>
        <w:spacing w:after="40" w:line="240" w:lineRule="exact"/>
      </w:pPr>
      <w:r>
        <w:rPr>
          <w:i/>
          <w:iCs/>
          <w:color w:val="4F81BD"/>
        </w:rPr>
        <w:t>C.1.3. Drug Delivery Platform.</w:t>
      </w:r>
      <w:r>
        <w:rPr>
          <w:color w:val="4F81BD"/>
        </w:rPr>
        <w:t xml:space="preserve"> </w:t>
      </w:r>
      <w:r w:rsidR="00AB157B">
        <w:t xml:space="preserve">Oto’s </w:t>
      </w:r>
      <w:r w:rsidR="001E475F">
        <w:t xml:space="preserve">novel </w:t>
      </w:r>
      <w:r w:rsidR="00AB157B">
        <w:t xml:space="preserve">drug delivery </w:t>
      </w:r>
      <w:r w:rsidR="001E475F">
        <w:t>mechanism involves liposomes loaded with antibiotics, which are carried by neutrophils across the TM.</w:t>
      </w:r>
      <w:r w:rsidR="00AB157B">
        <w:t xml:space="preserve"> </w:t>
      </w:r>
      <w:r>
        <w:t xml:space="preserve">For </w:t>
      </w:r>
      <w:r w:rsidR="00AB157B">
        <w:t>A</w:t>
      </w:r>
      <w:r>
        <w:t xml:space="preserve">OM, Oto </w:t>
      </w:r>
      <w:r w:rsidR="001E475F">
        <w:t>opted</w:t>
      </w:r>
      <w:r>
        <w:t xml:space="preserve"> to load the liposomes with ciprofloxacin, an antibiotic currently approved for </w:t>
      </w:r>
      <w:r w:rsidR="001E475F">
        <w:t>use in medicated</w:t>
      </w:r>
      <w:r>
        <w:t xml:space="preserve"> ear drop</w:t>
      </w:r>
      <w:r w:rsidR="001E475F">
        <w:t>s</w:t>
      </w:r>
      <w:r>
        <w:t xml:space="preserve"> </w:t>
      </w:r>
      <w:r w:rsidR="001E475F">
        <w:t>for pediatric A</w:t>
      </w:r>
      <w:r>
        <w:t xml:space="preserve">OM with perforated eardrums. </w:t>
      </w:r>
      <w:r w:rsidR="001E475F">
        <w:t>However, c</w:t>
      </w:r>
      <w:r>
        <w:t xml:space="preserve">iprofloxacin is not recommended </w:t>
      </w:r>
      <w:r w:rsidR="00AB157B">
        <w:t>for systemic administration a</w:t>
      </w:r>
      <w:r>
        <w:t>s it may impact cartilage growth.</w:t>
      </w:r>
      <w:r w:rsidR="001000C7">
        <w:fldChar w:fldCharType="begin">
          <w:fldData xml:space="preserve">PEVuZE5vdGU+PENpdGU+PEF1dGhvcj5BZGlrd3U8L0F1dGhvcj48WWVhcj4yMDEyPC9ZZWFyPjxS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</w:fldData>
        </w:fldChar>
      </w:r>
      <w:r w:rsidR="0007788D">
        <w:instrText xml:space="preserve"> ADDIN EN.CITE </w:instrText>
      </w:r>
      <w:r w:rsidR="0007788D">
        <w:fldChar w:fldCharType="begin">
          <w:fldData xml:space="preserve">PEVuZE5vdGU+PENpdGU+PEF1dGhvcj5BZGlrd3U8L0F1dGhvcj48WWVhcj4yMDEyPC9ZZWFyPjxS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</w:fldData>
        </w:fldChar>
      </w:r>
      <w:r w:rsidR="0007788D">
        <w:instrText xml:space="preserve"> ADDIN EN.CITE.DATA </w:instrText>
      </w:r>
      <w:r w:rsidR="0007788D">
        <w:fldChar w:fldCharType="end"/>
      </w:r>
      <w:r w:rsidR="001000C7">
        <w:fldChar w:fldCharType="separate"/>
      </w:r>
      <w:r w:rsidR="0007788D" w:rsidRPr="0007788D">
        <w:rPr>
          <w:noProof/>
          <w:vertAlign w:val="superscript"/>
        </w:rPr>
        <w:t>55-57</w:t>
      </w:r>
      <w:r w:rsidR="001000C7">
        <w:fldChar w:fldCharType="end"/>
      </w:r>
      <w:r>
        <w:t xml:space="preserve"> While the local delivery of ciprofloxacin has proven highly effective in children with perforated eardrums or implanted tubes, it cannot cross the intact eardrum, limiting the benefit only to a small fraction of OM patients. In contrast, </w:t>
      </w:r>
      <w:r w:rsidR="001E475F">
        <w:t xml:space="preserve">ciprofloxacin readily and effectively crosses the intact TM with Oto’s liposome-based delivery system. </w:t>
      </w:r>
      <w:r>
        <w:t xml:space="preserve">Furthermore, </w:t>
      </w:r>
      <w:r w:rsidR="00AB157B">
        <w:t xml:space="preserve">in an FDA-approved chinchilla model of AOM infection, Oto’s </w:t>
      </w:r>
      <w:r w:rsidRPr="00AB157B">
        <w:t>novel delivery mechanism markedly reduce</w:t>
      </w:r>
      <w:r w:rsidR="001E475F">
        <w:t>d</w:t>
      </w:r>
      <w:r w:rsidRPr="00AB157B">
        <w:t xml:space="preserve"> the dosage of antibiotics required to eradicate </w:t>
      </w:r>
      <w:r w:rsidR="00AB157B">
        <w:t>A</w:t>
      </w:r>
      <w:r w:rsidRPr="00AB157B">
        <w:t>OM</w:t>
      </w:r>
      <w:r w:rsidR="00AB157B">
        <w:t>.</w:t>
      </w:r>
      <w:r w:rsidRPr="00AB157B">
        <w:t xml:space="preserve"> </w:t>
      </w:r>
      <w:r>
        <w:t>Only 0.5 mg ciprofloxacin, representing 6.25% of the amount used in the best-</w:t>
      </w:r>
      <w:r w:rsidR="002E7133">
        <w:t xml:space="preserve"> in-class trans-TM ear drop formulation</w:t>
      </w:r>
      <w:r w:rsidR="001000C7">
        <w:fldChar w:fldCharType="begin"/>
      </w:r>
      <w:r w:rsidR="0007788D">
        <w:instrText xml:space="preserve"> ADDIN EN.CITE &lt;EndNote&gt;&lt;Cite&gt;&lt;Author&gt;Yang&lt;/Author&gt;&lt;Year&gt;2018&lt;/Year&gt;&lt;RecNum&gt;1243&lt;/RecNum&gt;&lt;DisplayText&gt;&lt;style face="superscript"&gt;58&lt;/style&gt;&lt;/DisplayText&gt;&lt;record&gt;&lt;rec-number&gt;1243&lt;/rec-number&gt;&lt;foreign-keys&gt;&lt;key app="EN" db-id="9eawefdsprssx6e5ap4x5t5cxfvdst52arzp" timestamp="1760980718" guid="5b5eb0a9-3b56-411e-b7c8-3829f1f4f480"&gt;1243&lt;/key&gt;&lt;/foreign-keys&gt;&lt;ref-type name="Journal Article"&gt;17&lt;/ref-type&gt;&lt;contributors&gt;&lt;authors&gt;&lt;author&gt;Yang, Rong&lt;/author&gt;&lt;author&gt;Sabharwal, Vishakha&lt;/author&gt;&lt;author&gt;Shlykova, Nadya&lt;/author&gt;&lt;author&gt;Okonkwo, Obiajulu S&lt;/author&gt;&lt;author&gt;Pelton, Stephen I&lt;/author&gt;&lt;author&gt;Kohane, Daniel S&lt;/author&gt;&lt;/authors&gt;&lt;/contributors&gt;&lt;titles&gt;&lt;title&gt;Treatment of Streptococcus pneumoniae otitis media in a chinchilla model by transtympanic delivery of antibiotics&lt;/title&gt;&lt;secondary-title&gt;JCI insight&lt;/secondary-title&gt;&lt;/titles&gt;&lt;periodical&gt;&lt;full-title&gt;JCI insight&lt;/full-title&gt;&lt;/periodical&gt;&lt;pages&gt;e123415&lt;/pages&gt;&lt;volume&gt;3&lt;/volume&gt;&lt;number&gt;19&lt;/number&gt;&lt;dates&gt;&lt;year&gt;2018&lt;/year&gt;&lt;/dates&gt;&lt;urls&gt;&lt;/urls&gt;&lt;/record&gt;&lt;/Cite&gt;&lt;/EndNote&gt;</w:instrText>
      </w:r>
      <w:r w:rsidR="001000C7">
        <w:fldChar w:fldCharType="separate"/>
      </w:r>
      <w:r w:rsidR="0007788D" w:rsidRPr="0007788D">
        <w:rPr>
          <w:noProof/>
          <w:vertAlign w:val="superscript"/>
        </w:rPr>
        <w:t>58</w:t>
      </w:r>
      <w:r w:rsidR="001000C7">
        <w:fldChar w:fldCharType="end"/>
      </w:r>
      <w:r w:rsidR="002E7133">
        <w:t xml:space="preserve"> and just 0.005% of the equivalent dose required for standard systemic therapy,</w:t>
      </w:r>
      <w:r w:rsidR="001000C7">
        <w:fldChar w:fldCharType="begin"/>
      </w:r>
      <w:r w:rsidR="0007788D">
        <w:instrText xml:space="preserve"> ADDIN EN.CITE &lt;EndNote&gt;&lt;Cite&gt;&lt;Author&gt;Samarei&lt;/Author&gt;&lt;Year&gt;2014&lt;/Year&gt;&lt;RecNum&gt;1409&lt;/RecNum&gt;&lt;DisplayText&gt;&lt;style face="superscript"&gt;49&lt;/style&gt;&lt;/DisplayText&gt;&lt;record&gt;&lt;rec-number&gt;1409&lt;/rec-number&gt;&lt;foreign-keys&gt;&lt;key app="EN" db-id="9eawefdsprssx6e5ap4x5t5cxfvdst52arzp" timestamp="1772810292" guid="d919524c-cbe4-4cce-9d9e-d6e611c7e6a2"&gt;1409&lt;/key&gt;&lt;/foreign-keys&gt;&lt;ref-type name="Journal Article"&gt;17&lt;/ref-type&gt;&lt;contributors&gt;&lt;authors&gt;&lt;author&gt;Samarei, R&lt;/author&gt;&lt;/authors&gt;&lt;/contributors&gt;&lt;titles&gt;&lt;title&gt;Comparison of local and systemic ciprofloxacin ototoxicity in the treatment of chronic media otitis&lt;/title&gt;&lt;secondary-title&gt;Global Journal of Health Science&lt;/secondary-title&gt;&lt;/titles&gt;&lt;periodical&gt;&lt;full-title&gt;Global Journal of Health Science&lt;/full-title&gt;&lt;/periodical&gt;&lt;pages&gt;144&lt;/pages&gt;&lt;volume&gt;6&lt;/volume&gt;&lt;number&gt;7&lt;/number&gt;&lt;dates&gt;&lt;year&gt;2014&lt;/year&gt;&lt;/dates&gt;&lt;urls&gt;&lt;/urls&gt;&lt;/record&gt;&lt;/Cite&gt;&lt;/EndNote&gt;</w:instrText>
      </w:r>
      <w:r w:rsidR="001000C7">
        <w:fldChar w:fldCharType="separate"/>
      </w:r>
      <w:r w:rsidR="0007788D" w:rsidRPr="0007788D">
        <w:rPr>
          <w:noProof/>
          <w:vertAlign w:val="superscript"/>
        </w:rPr>
        <w:t>49</w:t>
      </w:r>
      <w:r w:rsidR="001000C7">
        <w:fldChar w:fldCharType="end"/>
      </w:r>
      <w:r w:rsidR="002E7133">
        <w:t xml:space="preserve"> is required with Oto’s </w:t>
      </w:r>
      <w:r w:rsidR="001E475F">
        <w:t>formulation</w:t>
      </w:r>
      <w:r w:rsidR="002E7133">
        <w:t>, minimizing concerns about</w:t>
      </w:r>
      <w:r w:rsidR="001E475F">
        <w:t xml:space="preserve"> ciprofloxacin use</w:t>
      </w:r>
      <w:r w:rsidR="002E7133">
        <w:t xml:space="preserve">. Demonstration of efficacy at this low dose in preliminary work (see §C.2) is critical to establishing the technological feasibility </w:t>
      </w:r>
      <w:r w:rsidR="00AB157B">
        <w:t>of Oto’s novel</w:t>
      </w:r>
      <w:r w:rsidR="002E7133">
        <w:t xml:space="preserve"> drug delivery platform. </w:t>
      </w:r>
    </w:p>
    <w:p w14:paraId="1ECAD3DE" w14:textId="73595670" w:rsidR="001D7503" w:rsidRDefault="00000000" w:rsidP="009D6233">
      <w:pPr>
        <w:spacing w:after="40" w:line="240" w:lineRule="exact"/>
      </w:pPr>
      <w:r>
        <w:t xml:space="preserve">Liposomes are held at the peripheral surface of the TM by a thermoresponsive hydrogel. This hydrogel is made of Poloxamer 407 (P407), which is fluid </w:t>
      </w:r>
      <w:r w:rsidR="001E475F">
        <w:t>at</w:t>
      </w:r>
      <w:r>
        <w:t xml:space="preserve"> room temperature but quickly and firmly gels </w:t>
      </w:r>
      <w:r w:rsidR="00AB157B">
        <w:t xml:space="preserve">at </w:t>
      </w:r>
      <w:r>
        <w:t xml:space="preserve">body temperature. </w:t>
      </w:r>
      <w:r>
        <w:lastRenderedPageBreak/>
        <w:t>These characteristics allow the hydrogel to be applied via syringe and soft catheter, inject</w:t>
      </w:r>
      <w:r w:rsidR="00A30E64">
        <w:t>ed</w:t>
      </w:r>
      <w:r w:rsidR="00696C22">
        <w:t xml:space="preserve"> as liquid</w:t>
      </w:r>
      <w:r>
        <w:t xml:space="preserve"> into the ear canal where it flows onto the TM </w:t>
      </w:r>
      <w:r w:rsidR="00696C22">
        <w:t>and</w:t>
      </w:r>
      <w:r>
        <w:t xml:space="preserve"> solidif</w:t>
      </w:r>
      <w:r w:rsidR="00696C22">
        <w:t>ies</w:t>
      </w:r>
      <w:r w:rsidR="00AB157B">
        <w:t xml:space="preserve"> into gel form</w:t>
      </w:r>
      <w:r>
        <w:t xml:space="preserve">. The hydrogel allows sustained release of the liposomes </w:t>
      </w:r>
      <w:r w:rsidR="00A30E64">
        <w:t xml:space="preserve">for </w:t>
      </w:r>
      <w:r>
        <w:t>7 days</w:t>
      </w:r>
      <w:r w:rsidR="00696C22">
        <w:t xml:space="preserve"> by holding the liposomes at the TM</w:t>
      </w:r>
      <w:r>
        <w:t xml:space="preserve">. The hydrogel </w:t>
      </w:r>
      <w:r w:rsidR="00696C22">
        <w:t>degrades over time and completely disappears from the ear canal after 21 days,</w:t>
      </w:r>
      <w:r w:rsidR="00696C22">
        <w:fldChar w:fldCharType="begin">
          <w:fldData xml:space="preserve">PEVuZE5vdGU+PENpdGU+PEF1dGhvcj5ZYW5nPC9BdXRob3I+PFllYXI+MjAxNjwvWWVhcj48UmVj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</w:fldData>
        </w:fldChar>
      </w:r>
      <w:r w:rsidR="0007788D">
        <w:instrText xml:space="preserve"> ADDIN EN.CITE </w:instrText>
      </w:r>
      <w:r w:rsidR="0007788D">
        <w:fldChar w:fldCharType="begin">
          <w:fldData xml:space="preserve">PEVuZE5vdGU+PENpdGU+PEF1dGhvcj5ZYW5nPC9BdXRob3I+PFllYXI+MjAxNjwvWWVhcj48UmVj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</w:fldData>
        </w:fldChar>
      </w:r>
      <w:r w:rsidR="0007788D">
        <w:instrText xml:space="preserve"> ADDIN EN.CITE.DATA </w:instrText>
      </w:r>
      <w:r w:rsidR="0007788D">
        <w:fldChar w:fldCharType="end"/>
      </w:r>
      <w:r w:rsidR="00696C22">
        <w:fldChar w:fldCharType="separate"/>
      </w:r>
      <w:r w:rsidR="0007788D" w:rsidRPr="0007788D">
        <w:rPr>
          <w:noProof/>
          <w:vertAlign w:val="superscript"/>
        </w:rPr>
        <w:t>18</w:t>
      </w:r>
      <w:r w:rsidR="00696C22">
        <w:fldChar w:fldCharType="end"/>
      </w:r>
      <w:r w:rsidR="00696C22">
        <w:t xml:space="preserve"> but </w:t>
      </w:r>
      <w:r w:rsidR="00A30E64">
        <w:t xml:space="preserve">it </w:t>
      </w:r>
      <w:r>
        <w:t xml:space="preserve">can </w:t>
      </w:r>
      <w:r w:rsidR="00696C22">
        <w:t xml:space="preserve">also </w:t>
      </w:r>
      <w:r>
        <w:t>be removed by a simple water rinse.</w:t>
      </w:r>
      <w:r w:rsidR="00696C22">
        <w:t xml:space="preserve"> </w:t>
      </w:r>
    </w:p>
    <w:tbl>
      <w:tblPr>
        <w:tblStyle w:val="a0"/>
        <w:tblpPr w:leftFromText="144" w:rightFromText="144" w:vertAnchor="page" w:horzAnchor="margin" w:tblpXSpec="right" w:tblpY="3661"/>
        <w:tblOverlap w:val="never"/>
        <w:tblW w:w="21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tblGrid>
      <w:tr w:rsidR="00A30E64" w14:paraId="6EACEEC6" w14:textId="77777777" w:rsidTr="00A30E64">
        <w:tc>
          <w:tcPr>
            <w:tcW w:w="2155" w:type="dxa"/>
          </w:tcPr>
          <w:p w14:paraId="782CEDD5" w14:textId="77777777" w:rsidR="00A30E64" w:rsidRDefault="00A30E64" w:rsidP="00A30E64">
            <w:pPr>
              <w:pStyle w:val="Heading3"/>
              <w:spacing w:after="40" w:line="240" w:lineRule="exact"/>
              <w:rPr>
                <w:i w:val="0"/>
                <w:iCs w:val="0"/>
              </w:rPr>
            </w:pPr>
            <w:r w:rsidRPr="00FE2327">
              <w:rPr>
                <w:b/>
                <w:bCs/>
                <w:i w:val="0"/>
                <w:iCs w:val="0"/>
                <w:color w:val="000000"/>
                <w:sz w:val="18"/>
                <w:szCs w:val="18"/>
              </w:rPr>
              <w:t>Figure 2:</w:t>
            </w:r>
            <w:r w:rsidRPr="00FE2327">
              <w:rPr>
                <w:i w:val="0"/>
                <w:iCs w:val="0"/>
                <w:color w:val="000000"/>
                <w:sz w:val="18"/>
                <w:szCs w:val="18"/>
              </w:rPr>
              <w:t xml:space="preserve"> Neutrophils internalized more DSPG/sLip (hydroxylated) than DOTAP/sLip. </w:t>
            </w:r>
            <w:r>
              <w:rPr>
                <w:noProof/>
              </w:rPr>
              <w:drawing>
                <wp:anchor distT="0" distB="0" distL="114300" distR="114300" simplePos="0" relativeHeight="251756544" behindDoc="0" locked="0" layoutInCell="1" hidden="0" allowOverlap="1" wp14:anchorId="7B511F6E" wp14:editId="722FC8C0">
                  <wp:simplePos x="0" y="0"/>
                  <wp:positionH relativeFrom="column">
                    <wp:posOffset>-65404</wp:posOffset>
                  </wp:positionH>
                  <wp:positionV relativeFrom="paragraph">
                    <wp:posOffset>1905</wp:posOffset>
                  </wp:positionV>
                  <wp:extent cx="1389571" cy="1372694"/>
                  <wp:effectExtent l="0" t="0" r="0" b="0"/>
                  <wp:wrapSquare wrapText="bothSides" distT="0" distB="0" distL="114300" distR="114300"/>
                  <wp:docPr id="3" name="image3.jpg" descr="A graph of a number of liposom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graph of a number of liposomes&#10;&#10;AI-generated content may be incorrect."/>
                          <pic:cNvPicPr preferRelativeResize="0"/>
                        </pic:nvPicPr>
                        <pic:blipFill>
                          <a:blip r:embed="rId11"/>
                          <a:srcRect/>
                          <a:stretch>
                            <a:fillRect/>
                          </a:stretch>
                        </pic:blipFill>
                        <pic:spPr>
                          <a:xfrm>
                            <a:off x="0" y="0"/>
                            <a:ext cx="1389571" cy="1372694"/>
                          </a:xfrm>
                          <a:prstGeom prst="rect">
                            <a:avLst/>
                          </a:prstGeom>
                          <a:ln/>
                        </pic:spPr>
                      </pic:pic>
                    </a:graphicData>
                  </a:graphic>
                </wp:anchor>
              </w:drawing>
            </w:r>
          </w:p>
        </w:tc>
      </w:tr>
    </w:tbl>
    <w:p w14:paraId="2550B6BD" w14:textId="605CDA9B" w:rsidR="001D7503" w:rsidRDefault="00A2143F" w:rsidP="009D6233">
      <w:pPr>
        <w:spacing w:line="240" w:lineRule="exact"/>
        <w:rPr>
          <w:color w:val="000000"/>
        </w:rPr>
      </w:pPr>
      <w:r w:rsidRPr="001D7503">
        <w:rPr>
          <w:i/>
          <w:iCs/>
          <w:color w:val="4F81BD" w:themeColor="accent1"/>
        </w:rPr>
        <w:t xml:space="preserve"> </w:t>
      </w:r>
      <w:commentRangeStart w:id="12"/>
      <w:r w:rsidRPr="001D7503">
        <w:rPr>
          <w:i/>
          <w:iCs/>
          <w:color w:val="4F81BD" w:themeColor="accent1"/>
        </w:rPr>
        <w:t>C.1.4 Intellectual Property</w:t>
      </w:r>
      <w:commentRangeEnd w:id="12"/>
      <w:r w:rsidR="000771C9">
        <w:rPr>
          <w:rStyle w:val="CommentReference"/>
          <w:color w:val="000000"/>
          <w:sz w:val="22"/>
          <w:szCs w:val="22"/>
        </w:rPr>
        <w:commentReference w:id="12"/>
      </w:r>
      <w:r w:rsidR="001D7503">
        <w:rPr>
          <w:color w:val="000000"/>
        </w:rPr>
        <w:t>.</w:t>
      </w:r>
      <w:r w:rsidRPr="001D7503">
        <w:rPr>
          <w:color w:val="000000"/>
        </w:rPr>
        <w:t xml:space="preserve"> </w:t>
      </w:r>
      <w:r>
        <w:rPr>
          <w:color w:val="000000"/>
        </w:rPr>
        <w:t xml:space="preserve">Cornell owns all associated IP (U.S. Provisional Application No.: 63/552,616), with Oto co-founders (Drs. Tang and Yang) </w:t>
      </w:r>
      <w:r w:rsidR="00696C22">
        <w:rPr>
          <w:color w:val="000000"/>
        </w:rPr>
        <w:t>as</w:t>
      </w:r>
      <w:r>
        <w:rPr>
          <w:color w:val="000000"/>
        </w:rPr>
        <w:t xml:space="preserve"> the inventors</w:t>
      </w:r>
      <w:commentRangeStart w:id="13"/>
      <w:commentRangeStart w:id="14"/>
      <w:r>
        <w:rPr>
          <w:color w:val="000000"/>
        </w:rPr>
        <w:t xml:space="preserve">. Oto is currently in discussions with the Cornell Technology Licensing (CTL) office about </w:t>
      </w:r>
      <w:r w:rsidR="004D2B02" w:rsidRPr="004D2B02">
        <w:rPr>
          <w:color w:val="000000"/>
        </w:rPr>
        <w:t>securing exclusive rights to negotiate a license in the future</w:t>
      </w:r>
      <w:r w:rsidR="004D2B02">
        <w:rPr>
          <w:rFonts w:eastAsia="Arial" w:hint="eastAsia"/>
          <w:color w:val="000000"/>
        </w:rPr>
        <w:t>.</w:t>
      </w:r>
      <w:r>
        <w:rPr>
          <w:color w:val="000000"/>
        </w:rPr>
        <w:t xml:space="preserve"> The Executive Director of CTL</w:t>
      </w:r>
      <w:r w:rsidR="00696C22">
        <w:rPr>
          <w:color w:val="000000"/>
        </w:rPr>
        <w:t xml:space="preserve"> and</w:t>
      </w:r>
      <w:r>
        <w:rPr>
          <w:color w:val="000000"/>
        </w:rPr>
        <w:t xml:space="preserve"> the Office of the Provost</w:t>
      </w:r>
      <w:r w:rsidR="00696C22">
        <w:rPr>
          <w:color w:val="000000"/>
        </w:rPr>
        <w:t xml:space="preserve"> are</w:t>
      </w:r>
      <w:r>
        <w:rPr>
          <w:color w:val="000000"/>
        </w:rPr>
        <w:t xml:space="preserve"> extremely supportive of technology transfer efforts undertaken by Cornell inventors</w:t>
      </w:r>
      <w:commentRangeEnd w:id="13"/>
      <w:r w:rsidR="000771C9">
        <w:rPr>
          <w:rStyle w:val="CommentReference"/>
          <w:color w:val="000000"/>
          <w:sz w:val="22"/>
          <w:szCs w:val="22"/>
        </w:rPr>
        <w:commentReference w:id="13"/>
      </w:r>
      <w:commentRangeEnd w:id="14"/>
      <w:r w:rsidR="004D2B02">
        <w:rPr>
          <w:rStyle w:val="CommentReference"/>
          <w:color w:val="000000"/>
          <w:sz w:val="22"/>
          <w:szCs w:val="22"/>
        </w:rPr>
        <w:commentReference w:id="14"/>
      </w:r>
      <w:r w:rsidR="00696C22">
        <w:rPr>
          <w:color w:val="000000"/>
        </w:rPr>
        <w:t>. For future IP protection</w:t>
      </w:r>
      <w:r>
        <w:rPr>
          <w:color w:val="000000"/>
        </w:rPr>
        <w:t xml:space="preserve">, Oto works with Klausner Cook, PLLC, a full-service firm with in-house expertise in IP licensing. Oto plans to license IP related to the optimized formulation developed in the proposed Phase I project. </w:t>
      </w:r>
    </w:p>
    <w:p w14:paraId="6045464E" w14:textId="77777777" w:rsidR="001D7503" w:rsidRDefault="001D7503" w:rsidP="009D6233">
      <w:pPr>
        <w:spacing w:after="40" w:line="240" w:lineRule="exact"/>
        <w:rPr>
          <w:b/>
          <w:bCs/>
          <w:color w:val="4F81BD" w:themeColor="accent1"/>
        </w:rPr>
      </w:pPr>
      <w:r w:rsidRPr="001D7503">
        <w:rPr>
          <w:b/>
          <w:bCs/>
          <w:color w:val="4F81BD" w:themeColor="accent1"/>
        </w:rPr>
        <w:t xml:space="preserve">C.2 Preliminary Data </w:t>
      </w:r>
    </w:p>
    <w:p w14:paraId="20F87D78" w14:textId="3555FD41" w:rsidR="001D7503" w:rsidRDefault="001D7503" w:rsidP="009D6233">
      <w:pPr>
        <w:spacing w:after="40" w:line="240" w:lineRule="exact"/>
      </w:pPr>
      <w:r w:rsidRPr="001D7503">
        <w:rPr>
          <w:i/>
          <w:iCs/>
          <w:color w:val="4F81BD" w:themeColor="accent1"/>
        </w:rPr>
        <w:t>C.2.1 Overview.</w:t>
      </w:r>
      <w:r w:rsidRPr="001D7503">
        <w:rPr>
          <w:color w:val="4F81BD" w:themeColor="accent1"/>
        </w:rPr>
        <w:t xml:space="preserve"> </w:t>
      </w:r>
      <w:r w:rsidRPr="00FE2327">
        <w:rPr>
          <w:color w:val="000000"/>
        </w:rPr>
        <w:t>The preliminary data presented below were recently published in Science Translational Medicine.</w:t>
      </w:r>
      <w:r w:rsidR="00453440">
        <w:rPr>
          <w:color w:val="000000"/>
        </w:rPr>
        <w:fldChar w:fldCharType="begin"/>
      </w:r>
      <w:r w:rsidR="0007788D">
        <w:rPr>
          <w:color w:val="000000"/>
        </w:rPr>
        <w:instrText xml:space="preserve"> ADDIN EN.CITE &lt;EndNote&gt;&lt;Cite&gt;&lt;Author&gt;Tang&lt;/Author&gt;&lt;Year&gt;2026&lt;/Year&gt;&lt;RecNum&gt;1437&lt;/RecNum&gt;&lt;DisplayText&gt;&lt;style face="superscript"&gt;17&lt;/style&gt;&lt;/DisplayText&gt;&lt;record&gt;&lt;rec-number&gt;1437&lt;/rec-number&gt;&lt;foreign-keys&gt;&lt;key app="EN" db-id="9eawefdsprssx6e5ap4x5t5cxfvdst52arzp" timestamp="1774466971" guid="64530b0d-f731-412a-b66f-948a280b6813"&gt;1437&lt;/key&gt;&lt;/foreign-keys&gt;&lt;ref-type name="Journal Article"&gt;17&lt;/ref-type&gt;&lt;contributors&gt;&lt;authors&gt;&lt;author&gt;Tang, Wenjing&lt;/author&gt;&lt;author&gt;Ma, Xiaojing&lt;/author&gt;&lt;author&gt;Marlowe, Clara&lt;/author&gt;&lt;author&gt;Liu, Sophie S&lt;/author&gt;&lt;author&gt;Park, Kwang-Won&lt;/author&gt;&lt;author&gt;Chen, Pengyu&lt;/author&gt;&lt;author&gt;Shu, Haonian&lt;/author&gt;&lt;author&gt;Yang, Rong&lt;/author&gt;&lt;/authors&gt;&lt;/contributors&gt;&lt;titles&gt;&lt;title&gt;Neutrophil-mediated delivery of antibiotics across the tympanic membrane for otitis media treatment in a preclinical model&lt;/title&gt;&lt;secondary-title&gt;Science Translational Medicine&lt;/secondary-title&gt;&lt;/titles&gt;&lt;periodical&gt;&lt;full-title&gt;Science translational medicine&lt;/full-title&gt;&lt;/periodical&gt;&lt;pages&gt;eadu9186&lt;/pages&gt;&lt;volume&gt;18&lt;/volume&gt;&lt;number&gt;837&lt;/number&gt;&lt;dates&gt;&lt;year&gt;2026&lt;/year&gt;&lt;/dates&gt;&lt;isbn&gt;1946-6242&lt;/isbn&gt;&lt;urls&gt;&lt;/urls&gt;&lt;/record&gt;&lt;/Cite&gt;&lt;/EndNote&gt;</w:instrText>
      </w:r>
      <w:r w:rsidR="00453440">
        <w:rPr>
          <w:color w:val="000000"/>
        </w:rPr>
        <w:fldChar w:fldCharType="separate"/>
      </w:r>
      <w:r w:rsidR="0007788D" w:rsidRPr="0007788D">
        <w:rPr>
          <w:noProof/>
          <w:color w:val="000000"/>
          <w:vertAlign w:val="superscript"/>
        </w:rPr>
        <w:t>17</w:t>
      </w:r>
      <w:r w:rsidR="00453440">
        <w:rPr>
          <w:color w:val="000000"/>
        </w:rPr>
        <w:fldChar w:fldCharType="end"/>
      </w:r>
      <w:r w:rsidRPr="00FE2327">
        <w:rPr>
          <w:color w:val="000000"/>
        </w:rPr>
        <w:t xml:space="preserve"> They demonstrate: (i) </w:t>
      </w:r>
      <w:r w:rsidR="00A2143F">
        <w:rPr>
          <w:color w:val="000000"/>
        </w:rPr>
        <w:t>Oto’s liposome-mediated</w:t>
      </w:r>
      <w:r w:rsidRPr="00FE2327">
        <w:rPr>
          <w:color w:val="000000"/>
        </w:rPr>
        <w:t xml:space="preserve"> delivery mechanism works as hypothesized</w:t>
      </w:r>
      <w:r w:rsidR="00A2143F">
        <w:rPr>
          <w:color w:val="000000"/>
        </w:rPr>
        <w:t>;</w:t>
      </w:r>
      <w:r w:rsidRPr="00FE2327">
        <w:rPr>
          <w:color w:val="000000"/>
        </w:rPr>
        <w:t xml:space="preserve"> (ii) </w:t>
      </w:r>
      <w:r w:rsidR="00A2143F">
        <w:rPr>
          <w:color w:val="000000"/>
        </w:rPr>
        <w:t>a</w:t>
      </w:r>
      <w:r w:rsidRPr="00FE2327">
        <w:rPr>
          <w:color w:val="000000"/>
        </w:rPr>
        <w:t xml:space="preserve"> low dose of ciprofloxacin is sufficient to clear the infection </w:t>
      </w:r>
      <w:r w:rsidR="00A2143F">
        <w:rPr>
          <w:color w:val="000000"/>
        </w:rPr>
        <w:t xml:space="preserve">within 24 h </w:t>
      </w:r>
      <w:r w:rsidRPr="00FE2327">
        <w:rPr>
          <w:color w:val="000000"/>
        </w:rPr>
        <w:t>in a</w:t>
      </w:r>
      <w:r w:rsidR="00A2143F">
        <w:rPr>
          <w:color w:val="000000"/>
        </w:rPr>
        <w:t>n AOM</w:t>
      </w:r>
      <w:r w:rsidRPr="00FE2327">
        <w:rPr>
          <w:color w:val="000000"/>
        </w:rPr>
        <w:t xml:space="preserve"> chinchilla model</w:t>
      </w:r>
      <w:r w:rsidR="00A2143F">
        <w:rPr>
          <w:color w:val="000000"/>
        </w:rPr>
        <w:t>;</w:t>
      </w:r>
      <w:r w:rsidRPr="00FE2327">
        <w:rPr>
          <w:color w:val="000000"/>
        </w:rPr>
        <w:t xml:space="preserve"> and (iii) the hydrogel is biocompatible in the ear. </w:t>
      </w:r>
      <w:r w:rsidR="00A2143F">
        <w:rPr>
          <w:color w:val="000000"/>
        </w:rPr>
        <w:t>Note</w:t>
      </w:r>
      <w:r w:rsidRPr="00FE2327">
        <w:rPr>
          <w:color w:val="000000"/>
        </w:rPr>
        <w:t xml:space="preserve"> that some </w:t>
      </w:r>
      <w:r w:rsidR="00A2143F">
        <w:rPr>
          <w:color w:val="000000"/>
        </w:rPr>
        <w:t>data</w:t>
      </w:r>
      <w:r w:rsidRPr="00FE2327">
        <w:rPr>
          <w:color w:val="000000"/>
        </w:rPr>
        <w:t xml:space="preserve"> presented </w:t>
      </w:r>
      <w:r w:rsidR="00A2143F">
        <w:rPr>
          <w:color w:val="000000"/>
        </w:rPr>
        <w:t>here</w:t>
      </w:r>
      <w:r w:rsidRPr="00FE2327">
        <w:rPr>
          <w:color w:val="000000"/>
        </w:rPr>
        <w:t xml:space="preserve"> show results for various formulations, including a non-hydroxyl-bearing liposome (dioleoyl-3-trimethylammonium propane, or DOTAP)</w:t>
      </w:r>
      <w:r w:rsidR="00A2143F">
        <w:rPr>
          <w:color w:val="000000"/>
        </w:rPr>
        <w:t xml:space="preserve">. DOTAP </w:t>
      </w:r>
      <w:r w:rsidRPr="00FE2327">
        <w:rPr>
          <w:color w:val="000000"/>
        </w:rPr>
        <w:t xml:space="preserve">is used as a point of reference due to its </w:t>
      </w:r>
      <w:r w:rsidR="00A2143F">
        <w:rPr>
          <w:color w:val="000000"/>
        </w:rPr>
        <w:t>known</w:t>
      </w:r>
      <w:r w:rsidRPr="00FE2327">
        <w:rPr>
          <w:color w:val="000000"/>
        </w:rPr>
        <w:t xml:space="preserve"> </w:t>
      </w:r>
      <w:r w:rsidR="00A2143F">
        <w:rPr>
          <w:color w:val="000000"/>
        </w:rPr>
        <w:t xml:space="preserve">trans-TM </w:t>
      </w:r>
      <w:r w:rsidRPr="00FE2327">
        <w:rPr>
          <w:color w:val="000000"/>
        </w:rPr>
        <w:t>efficac</w:t>
      </w:r>
      <w:r w:rsidR="00A2143F">
        <w:rPr>
          <w:color w:val="000000"/>
        </w:rPr>
        <w:t>y</w:t>
      </w:r>
      <w:r w:rsidRPr="00FE2327">
        <w:rPr>
          <w:color w:val="000000"/>
        </w:rPr>
        <w:t>. Oto has chosen to pursue the DSPG liposomes given their optimal internalization by neutrophils and biocompatibility. This formulation is superior in efficacy and safety to all previously reported or currently tested formulations.</w:t>
      </w:r>
      <w:r w:rsidRPr="00FE2327">
        <w:t xml:space="preserve"> </w:t>
      </w:r>
    </w:p>
    <w:p w14:paraId="4D7EB412" w14:textId="78276B14" w:rsidR="00075BC0" w:rsidRDefault="00C26220" w:rsidP="009D6233">
      <w:pPr>
        <w:spacing w:after="40" w:line="240" w:lineRule="exact"/>
      </w:pPr>
      <w:r>
        <w:rPr>
          <w:i/>
          <w:iCs/>
          <w:color w:val="4F81BD" w:themeColor="accent1"/>
        </w:rPr>
        <w:t xml:space="preserve"> </w:t>
      </w:r>
      <w:r w:rsidR="001D7503">
        <w:rPr>
          <w:i/>
          <w:iCs/>
          <w:color w:val="4F81BD" w:themeColor="accent1"/>
        </w:rPr>
        <w:t>C.2.2 Opsonization &amp; Internalization Efficiency of Liposomes by Neutrophils</w:t>
      </w:r>
      <w:r w:rsidR="004B3350">
        <w:rPr>
          <w:i/>
          <w:iCs/>
          <w:color w:val="4F81BD" w:themeColor="accent1"/>
        </w:rPr>
        <w:t xml:space="preserve"> In-Vitro</w:t>
      </w:r>
      <w:r w:rsidR="001D7503">
        <w:rPr>
          <w:i/>
          <w:iCs/>
          <w:color w:val="4F81BD" w:themeColor="accent1"/>
        </w:rPr>
        <w:t xml:space="preserve">. </w:t>
      </w:r>
      <w:r w:rsidR="001D7503" w:rsidRPr="00E95F5C">
        <w:t>To</w:t>
      </w:r>
      <w:r w:rsidR="001D7503" w:rsidRPr="00E95F5C">
        <w:rPr>
          <w:color w:val="000000"/>
        </w:rPr>
        <w:t xml:space="preserve"> </w:t>
      </w:r>
      <w:r w:rsidR="001D7503">
        <w:rPr>
          <w:color w:val="000000"/>
        </w:rPr>
        <w:t xml:space="preserve">illustrate neutrophils’ internalization of hydroxyl-bearing v. non-hydroxyl-bearing liposomes, fresh neutrophils were isolated from BALB/c mouse bone marrow and incubated with C3b-opsonized liposomes. </w:t>
      </w:r>
      <w:r>
        <w:rPr>
          <w:color w:val="000000"/>
        </w:rPr>
        <w:t>1 h of incubation</w:t>
      </w:r>
      <w:r w:rsidR="001D7503">
        <w:rPr>
          <w:color w:val="000000"/>
        </w:rPr>
        <w:t xml:space="preserve"> resulted in 86.0±2.0% of neutrophils internalizing hydroxyl-bearing liposomes (DSPG/sLip), but far fewer non-hydroxyl-bearing liposomes (DOTAP/sLip) (</w:t>
      </w:r>
      <w:r w:rsidR="001D7503" w:rsidRPr="00C26220">
        <w:rPr>
          <w:i/>
          <w:iCs/>
          <w:color w:val="000000"/>
        </w:rPr>
        <w:t>p</w:t>
      </w:r>
      <w:r w:rsidR="001D7503">
        <w:rPr>
          <w:color w:val="000000"/>
        </w:rPr>
        <w:t xml:space="preserve">=0.0003). Incubation for up to 4 h showed a slight increase to 88.1±2.6% for DSPG/sLip that </w:t>
      </w:r>
      <w:r>
        <w:rPr>
          <w:color w:val="000000"/>
        </w:rPr>
        <w:t>remained minimal for</w:t>
      </w:r>
      <w:r w:rsidR="001D7503">
        <w:rPr>
          <w:color w:val="000000"/>
        </w:rPr>
        <w:t xml:space="preserve"> DOTAP/sLip (</w:t>
      </w:r>
      <w:r w:rsidRPr="00C26220">
        <w:rPr>
          <w:i/>
          <w:iCs/>
          <w:color w:val="000000"/>
        </w:rPr>
        <w:t>p</w:t>
      </w:r>
      <w:r>
        <w:rPr>
          <w:color w:val="000000"/>
        </w:rPr>
        <w:t xml:space="preserve">=0.0002; </w:t>
      </w:r>
      <w:r w:rsidR="001D7503" w:rsidRPr="00C26220">
        <w:rPr>
          <w:b/>
          <w:bCs/>
          <w:color w:val="000000"/>
        </w:rPr>
        <w:t>Fig</w:t>
      </w:r>
      <w:r w:rsidR="001D7503">
        <w:rPr>
          <w:b/>
          <w:bCs/>
          <w:color w:val="000000"/>
        </w:rPr>
        <w:t>. 2</w:t>
      </w:r>
      <w:r w:rsidR="001D7503">
        <w:rPr>
          <w:color w:val="000000"/>
        </w:rPr>
        <w:t>), indicating that DSPG/sLip led to distinctly high internalization by neutrophils.</w:t>
      </w:r>
    </w:p>
    <w:tbl>
      <w:tblPr>
        <w:tblStyle w:val="a1"/>
        <w:tblpPr w:leftFromText="144" w:rightFromText="144" w:vertAnchor="page" w:horzAnchor="margin" w:tblpXSpec="right" w:tblpY="8416"/>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547"/>
      </w:tblGrid>
      <w:tr w:rsidR="00DA3AD8" w14:paraId="0B2EEF88" w14:textId="77777777" w:rsidTr="00DA3AD8">
        <w:trPr>
          <w:trHeight w:val="5746"/>
        </w:trPr>
        <w:tc>
          <w:tcPr>
            <w:tcW w:w="4547" w:type="dxa"/>
          </w:tcPr>
          <w:p w14:paraId="6273AFDF" w14:textId="77777777" w:rsidR="00DA3AD8" w:rsidRPr="00AA0DB1" w:rsidRDefault="00DA3AD8" w:rsidP="00DA3AD8">
            <w:pPr>
              <w:pStyle w:val="Heading2"/>
              <w:keepNext w:val="0"/>
              <w:keepLines w:val="0"/>
              <w:widowControl w:val="0"/>
              <w:spacing w:after="40" w:line="240" w:lineRule="exact"/>
              <w:rPr>
                <w:color w:val="000000"/>
              </w:rPr>
            </w:pPr>
            <w:r>
              <w:rPr>
                <w:noProof/>
                <w:color w:val="000000"/>
                <w:sz w:val="20"/>
                <w:szCs w:val="20"/>
              </w:rPr>
              <w:drawing>
                <wp:anchor distT="0" distB="0" distL="114300" distR="114300" simplePos="0" relativeHeight="251758592" behindDoc="0" locked="0" layoutInCell="1" allowOverlap="1" wp14:anchorId="22A7EF01" wp14:editId="1F88AE7D">
                  <wp:simplePos x="0" y="0"/>
                  <wp:positionH relativeFrom="column">
                    <wp:posOffset>-16891</wp:posOffset>
                  </wp:positionH>
                  <wp:positionV relativeFrom="paragraph">
                    <wp:posOffset>29845</wp:posOffset>
                  </wp:positionV>
                  <wp:extent cx="2750185" cy="2486660"/>
                  <wp:effectExtent l="0" t="0" r="0" b="8890"/>
                  <wp:wrapTopAndBottom/>
                  <wp:docPr id="1771466295" name="Picture 3"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66295" name="Picture 3" descr="A close-up of a diagram&#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2380" b="1"/>
                          <a:stretch>
                            <a:fillRect/>
                          </a:stretch>
                        </pic:blipFill>
                        <pic:spPr bwMode="auto">
                          <a:xfrm>
                            <a:off x="0" y="0"/>
                            <a:ext cx="2750185" cy="2486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sz w:val="18"/>
                <w:szCs w:val="18"/>
              </w:rPr>
              <w:t>Fi</w:t>
            </w:r>
            <w:r w:rsidRPr="00AA0DB1">
              <w:rPr>
                <w:color w:val="000000"/>
                <w:sz w:val="18"/>
                <w:szCs w:val="18"/>
              </w:rPr>
              <w:t>gure 3:</w:t>
            </w:r>
            <w:r w:rsidRPr="00AA0DB1">
              <w:rPr>
                <w:b w:val="0"/>
                <w:bCs w:val="0"/>
                <w:color w:val="000000"/>
                <w:sz w:val="18"/>
                <w:szCs w:val="18"/>
              </w:rPr>
              <w:t xml:space="preserve"> Loading the hydrogel with liposomes did not significantly alter mechanical properties. Elastic moduli of hydrogel formulation with </w:t>
            </w:r>
            <w:r w:rsidRPr="00AA0DB1">
              <w:rPr>
                <w:color w:val="000000"/>
                <w:sz w:val="18"/>
                <w:szCs w:val="18"/>
              </w:rPr>
              <w:t xml:space="preserve">(A) </w:t>
            </w:r>
            <w:r w:rsidRPr="00AA0DB1">
              <w:rPr>
                <w:b w:val="0"/>
                <w:bCs w:val="0"/>
                <w:color w:val="000000"/>
                <w:sz w:val="18"/>
                <w:szCs w:val="18"/>
              </w:rPr>
              <w:t xml:space="preserve">and without </w:t>
            </w:r>
            <w:r w:rsidRPr="00AA0DB1">
              <w:rPr>
                <w:color w:val="000000"/>
                <w:sz w:val="18"/>
                <w:szCs w:val="18"/>
              </w:rPr>
              <w:t xml:space="preserve">(B) </w:t>
            </w:r>
            <w:r w:rsidRPr="00AA0DB1">
              <w:rPr>
                <w:b w:val="0"/>
                <w:bCs w:val="0"/>
                <w:color w:val="000000"/>
                <w:sz w:val="18"/>
                <w:szCs w:val="18"/>
              </w:rPr>
              <w:t xml:space="preserve">liposomes, showing hydrogel gelation is not affected by liposome loading. </w:t>
            </w:r>
            <w:r>
              <w:rPr>
                <w:b w:val="0"/>
                <w:bCs w:val="0"/>
                <w:color w:val="000000"/>
                <w:sz w:val="18"/>
                <w:szCs w:val="18"/>
              </w:rPr>
              <w:t>I</w:t>
            </w:r>
            <w:r w:rsidRPr="00AA0DB1">
              <w:rPr>
                <w:b w:val="0"/>
                <w:bCs w:val="0"/>
                <w:color w:val="000000"/>
                <w:sz w:val="18"/>
                <w:szCs w:val="18"/>
              </w:rPr>
              <w:t xml:space="preserve">mage of infected chinchilla TM immediately before </w:t>
            </w:r>
            <w:r w:rsidRPr="00AA0DB1">
              <w:rPr>
                <w:color w:val="000000"/>
                <w:sz w:val="18"/>
                <w:szCs w:val="18"/>
              </w:rPr>
              <w:t xml:space="preserve">(C) </w:t>
            </w:r>
            <w:r w:rsidRPr="00AA0DB1">
              <w:rPr>
                <w:b w:val="0"/>
                <w:bCs w:val="0"/>
                <w:color w:val="000000"/>
                <w:sz w:val="18"/>
                <w:szCs w:val="18"/>
              </w:rPr>
              <w:t xml:space="preserve">and after </w:t>
            </w:r>
            <w:r w:rsidRPr="00AA0DB1">
              <w:rPr>
                <w:color w:val="000000"/>
                <w:sz w:val="18"/>
                <w:szCs w:val="18"/>
              </w:rPr>
              <w:t xml:space="preserve">(D) </w:t>
            </w:r>
            <w:r w:rsidRPr="00AA0DB1">
              <w:rPr>
                <w:b w:val="0"/>
                <w:bCs w:val="0"/>
                <w:color w:val="000000"/>
                <w:sz w:val="18"/>
                <w:szCs w:val="18"/>
              </w:rPr>
              <w:t xml:space="preserve">hydrogel application, </w:t>
            </w:r>
            <w:r>
              <w:rPr>
                <w:b w:val="0"/>
                <w:bCs w:val="0"/>
                <w:color w:val="000000"/>
                <w:sz w:val="18"/>
                <w:szCs w:val="18"/>
              </w:rPr>
              <w:t>with</w:t>
            </w:r>
            <w:r w:rsidRPr="00AA0DB1">
              <w:rPr>
                <w:b w:val="0"/>
                <w:bCs w:val="0"/>
                <w:color w:val="000000"/>
                <w:sz w:val="18"/>
                <w:szCs w:val="18"/>
              </w:rPr>
              <w:t xml:space="preserve"> gelation within </w:t>
            </w:r>
            <w:r>
              <w:rPr>
                <w:b w:val="0"/>
                <w:bCs w:val="0"/>
                <w:color w:val="000000"/>
                <w:sz w:val="18"/>
                <w:szCs w:val="18"/>
              </w:rPr>
              <w:t>1</w:t>
            </w:r>
            <w:r w:rsidRPr="00AA0DB1">
              <w:rPr>
                <w:b w:val="0"/>
                <w:bCs w:val="0"/>
                <w:color w:val="000000"/>
                <w:sz w:val="18"/>
                <w:szCs w:val="18"/>
              </w:rPr>
              <w:t xml:space="preserve"> min of TM </w:t>
            </w:r>
            <w:r>
              <w:rPr>
                <w:b w:val="0"/>
                <w:bCs w:val="0"/>
                <w:color w:val="000000"/>
                <w:sz w:val="18"/>
                <w:szCs w:val="18"/>
              </w:rPr>
              <w:t>contact</w:t>
            </w:r>
            <w:r w:rsidRPr="00AA0DB1">
              <w:rPr>
                <w:b w:val="0"/>
                <w:bCs w:val="0"/>
                <w:color w:val="000000"/>
                <w:sz w:val="18"/>
                <w:szCs w:val="18"/>
              </w:rPr>
              <w:t>.</w:t>
            </w:r>
          </w:p>
        </w:tc>
      </w:tr>
    </w:tbl>
    <w:p w14:paraId="580E6C33" w14:textId="024C9C72" w:rsidR="001D7503" w:rsidRDefault="00FE2327" w:rsidP="009D6233">
      <w:pPr>
        <w:tabs>
          <w:tab w:val="left" w:pos="1110"/>
        </w:tabs>
        <w:spacing w:after="40" w:line="240" w:lineRule="exact"/>
      </w:pPr>
      <w:commentRangeStart w:id="15"/>
      <w:commentRangeStart w:id="16"/>
      <w:r>
        <w:rPr>
          <w:i/>
          <w:iCs/>
          <w:color w:val="4F81BD"/>
        </w:rPr>
        <w:t>C.2.3 Confirmation of Hydrogel Gelation when Loaded with Liposomes</w:t>
      </w:r>
      <w:commentRangeEnd w:id="16"/>
      <w:r w:rsidR="00C26220">
        <w:rPr>
          <w:rStyle w:val="CommentReference"/>
          <w:sz w:val="22"/>
          <w:szCs w:val="22"/>
        </w:rPr>
        <w:commentReference w:id="16"/>
      </w:r>
      <w:commentRangeEnd w:id="15"/>
      <w:r w:rsidR="00C26220">
        <w:rPr>
          <w:rStyle w:val="CommentReference"/>
          <w:sz w:val="22"/>
          <w:szCs w:val="22"/>
        </w:rPr>
        <w:commentReference w:id="15"/>
      </w:r>
      <w:r>
        <w:t xml:space="preserve">. </w:t>
      </w:r>
      <w:r w:rsidR="00C26220">
        <w:t>A</w:t>
      </w:r>
      <w:r>
        <w:t xml:space="preserve"> P407 concentration of 15% (w/v) was used in all hydrogel formulations as it gels rapid</w:t>
      </w:r>
      <w:r w:rsidR="004B3350">
        <w:t>ly</w:t>
      </w:r>
      <w:r>
        <w:t xml:space="preserve"> at body temperature. Storage and loss moduli of the hydrogel are shown in </w:t>
      </w:r>
      <w:r>
        <w:rPr>
          <w:b/>
          <w:bCs/>
        </w:rPr>
        <w:t>Fig. 3</w:t>
      </w:r>
      <w:r>
        <w:t xml:space="preserve">, and no differences in elastic moduli (which describe the slid-like behavior) were observed </w:t>
      </w:r>
      <w:r w:rsidR="00EA013D">
        <w:t xml:space="preserve">between </w:t>
      </w:r>
      <w:r w:rsidR="00C26220">
        <w:t>DSGP/sLip (</w:t>
      </w:r>
      <w:r w:rsidR="00C26220">
        <w:rPr>
          <w:b/>
          <w:bCs/>
        </w:rPr>
        <w:t xml:space="preserve">Fig. </w:t>
      </w:r>
      <w:r w:rsidR="00C26220" w:rsidRPr="00EA013D">
        <w:rPr>
          <w:b/>
          <w:bCs/>
        </w:rPr>
        <w:t>3A</w:t>
      </w:r>
      <w:r w:rsidR="00C26220">
        <w:t>) and DOTAP/sLip (</w:t>
      </w:r>
      <w:r w:rsidR="00C26220">
        <w:rPr>
          <w:b/>
          <w:bCs/>
        </w:rPr>
        <w:t>Fig. 3B</w:t>
      </w:r>
      <w:r w:rsidR="00C26220">
        <w:t xml:space="preserve">) hydrogels. </w:t>
      </w:r>
      <w:r w:rsidR="00EA013D">
        <w:t>At a temperature ramping rate of 1ºC/min, gelation occurs in und</w:t>
      </w:r>
      <w:r w:rsidR="00C26220">
        <w:t>er</w:t>
      </w:r>
      <w:r w:rsidR="00EA013D">
        <w:t xml:space="preserve"> one minute</w:t>
      </w:r>
      <w:r w:rsidR="00C26220">
        <w:t xml:space="preserve">, which is </w:t>
      </w:r>
      <w:r w:rsidR="00EA013D">
        <w:t xml:space="preserve"> consistent with </w:t>
      </w:r>
      <w:r w:rsidR="00EA013D" w:rsidRPr="00EA013D">
        <w:rPr>
          <w:i/>
          <w:iCs/>
        </w:rPr>
        <w:t>in-vivo</w:t>
      </w:r>
      <w:r w:rsidR="00EA013D">
        <w:t xml:space="preserve"> administration showing rapid gelation upon </w:t>
      </w:r>
      <w:r w:rsidR="00E745D5">
        <w:t>application to an infected chinchilla TM (</w:t>
      </w:r>
      <w:r w:rsidR="00E745D5">
        <w:rPr>
          <w:b/>
          <w:bCs/>
        </w:rPr>
        <w:t xml:space="preserve">Figs. 3C </w:t>
      </w:r>
      <w:r w:rsidR="00E745D5">
        <w:t xml:space="preserve">and </w:t>
      </w:r>
      <w:r w:rsidR="00E745D5">
        <w:rPr>
          <w:b/>
          <w:bCs/>
        </w:rPr>
        <w:t>3D</w:t>
      </w:r>
      <w:r w:rsidR="00E745D5">
        <w:t>).</w:t>
      </w:r>
      <w:r w:rsidR="00E745D5" w:rsidRPr="00FE2327">
        <w:t>Although amphiphilic compounds are known to disrupt gel formation of P407,</w:t>
      </w:r>
      <w:r w:rsidR="00453440">
        <w:fldChar w:fldCharType="begin"/>
      </w:r>
      <w:r w:rsidR="00453440">
        <w:instrText xml:space="preserve"> ADDIN EN.CITE &lt;EndNote&gt;&lt;Cite&gt;&lt;Author&gt;Hecht&lt;/Author&gt;&lt;Year&gt;1994&lt;/Year&gt;&lt;RecNum&gt;1417&lt;/RecNum&gt;&lt;DisplayText&gt;&lt;style face="superscript"&gt;59,60&lt;/style&gt;&lt;/DisplayText&gt;&lt;record&gt;&lt;rec-number&gt;1417&lt;/rec-number&gt;&lt;foreign-keys&gt;&lt;key app="EN" db-id="9eawefdsprssx6e5ap4x5t5cxfvdst52arzp" timestamp="1772810292" guid="5b80742c-fe6c-4bd2-8c52-0a1494dcbd7b"&gt;1417&lt;/key&gt;&lt;/foreign-keys&gt;&lt;ref-type name="Journal Article"&gt;17&lt;/ref-type&gt;&lt;contributors&gt;&lt;authors&gt;&lt;author&gt;Hecht, E&lt;/author&gt;&lt;author&gt;Hoffmann, H&lt;/author&gt;&lt;/authors&gt;&lt;/contributors&gt;&lt;titles&gt;&lt;title&gt;Interaction of ABA block copolymers with ionic surfactants in aqueous solution&lt;/title&gt;&lt;secondary-title&gt;Langmuir&lt;/secondary-title&gt;&lt;/titles&gt;&lt;periodical&gt;&lt;full-title&gt;Langmuir&lt;/full-title&gt;&lt;/periodical&gt;&lt;pages&gt;86-91&lt;/pages&gt;&lt;volume&gt;10&lt;/volume&gt;&lt;number&gt;1&lt;/number&gt;&lt;dates&gt;&lt;year&gt;1994&lt;/year&gt;&lt;/dates&gt;&lt;isbn&gt;0743-7463&lt;/isbn&gt;&lt;urls&gt;&lt;/urls&gt;&lt;/record&gt;&lt;/Cite&gt;&lt;Cite&gt;&lt;Author&gt;Kancharla&lt;/Author&gt;&lt;Year&gt;2022&lt;/Year&gt;&lt;RecNum&gt;1418&lt;/RecNum&gt;&lt;record&gt;&lt;rec-number&gt;1418&lt;/rec-number&gt;&lt;foreign-keys&gt;&lt;key app="EN" db-id="9eawefdsprssx6e5ap4x5t5cxfvdst52arzp" timestamp="1772810292" guid="d32902cd-cd4c-43b7-8336-d7e93c6f537e"&gt;1418&lt;/key&gt;&lt;/foreign-keys&gt;&lt;ref-type name="Journal Article"&gt;17&lt;/ref-type&gt;&lt;contributors&gt;&lt;authors&gt;&lt;author&gt;Kancharla, Samhitha&lt;/author&gt;&lt;author&gt;Bedrov, Dmitry&lt;/author&gt;&lt;author&gt;Tsianou, Marina&lt;/author&gt;&lt;author&gt;Alexandridis, Paschalis&lt;/author&gt;&lt;/authors&gt;&lt;/contributors&gt;&lt;titles&gt;&lt;title&gt;Structure and composition of mixed micelles formed by nonionic block copolymers and ionic surfactants in water determined by small-angle neutron scattering with contrast variation&lt;/title&gt;&lt;secondary-title&gt;Journal of Colloid and Interface Science&lt;/secondary-title&gt;&lt;/titles&gt;&lt;periodical&gt;&lt;full-title&gt;Journal of Colloid and Interface Science&lt;/full-title&gt;&lt;/periodical&gt;&lt;pages&gt;456-468&lt;/pages&gt;&lt;volume&gt;609&lt;/volume&gt;&lt;dates&gt;&lt;year&gt;2022&lt;/year&gt;&lt;/dates&gt;&lt;isbn&gt;0021-9797&lt;/isbn&gt;&lt;urls&gt;&lt;/urls&gt;&lt;/record&gt;&lt;/Cite&gt;&lt;/EndNote&gt;</w:instrText>
      </w:r>
      <w:r w:rsidR="00453440">
        <w:fldChar w:fldCharType="separate"/>
      </w:r>
      <w:r w:rsidR="00453440" w:rsidRPr="00453440">
        <w:rPr>
          <w:noProof/>
          <w:vertAlign w:val="superscript"/>
        </w:rPr>
        <w:t>59,60</w:t>
      </w:r>
      <w:r w:rsidR="00453440">
        <w:fldChar w:fldCharType="end"/>
      </w:r>
      <w:r w:rsidR="00E745D5" w:rsidRPr="00FE2327">
        <w:t xml:space="preserve"> incorporating liposomes into 15% (w/v) P407 hydrogel did not </w:t>
      </w:r>
      <w:r w:rsidR="004B3350">
        <w:t>change</w:t>
      </w:r>
      <w:r w:rsidR="00E745D5" w:rsidRPr="00FE2327">
        <w:t xml:space="preserve"> its rheological profile. The unchanged gelation properties ensure the ease of administration </w:t>
      </w:r>
      <w:r w:rsidR="00C26220">
        <w:t>for</w:t>
      </w:r>
      <w:r w:rsidR="00E745D5" w:rsidRPr="00FE2327">
        <w:t xml:space="preserve"> </w:t>
      </w:r>
      <w:r w:rsidR="00C26220">
        <w:t>A</w:t>
      </w:r>
      <w:r w:rsidR="00E745D5" w:rsidRPr="00FE2327">
        <w:t xml:space="preserve">OM patients and sustained therapeutic effects over </w:t>
      </w:r>
      <w:r w:rsidR="00C26220">
        <w:t>a</w:t>
      </w:r>
      <w:r w:rsidR="00E745D5" w:rsidRPr="00FE2327">
        <w:t xml:space="preserve"> 7-day treatment, which is currently recommended by the American Academy of Pediatrics.</w:t>
      </w:r>
      <w:r w:rsidR="00453440">
        <w:fldChar w:fldCharType="begin"/>
      </w:r>
      <w:r w:rsidR="00453440">
        <w:instrText xml:space="preserve"> ADDIN EN.CITE &lt;EndNote&gt;&lt;Cite&gt;&lt;Author&gt;Lieberthal&lt;/Author&gt;&lt;Year&gt;2013&lt;/Year&gt;&lt;RecNum&gt;939&lt;/RecNum&gt;&lt;DisplayText&gt;&lt;style face="superscript"&gt;5&lt;/style&gt;&lt;/DisplayText&gt;&lt;record&gt;&lt;rec-number&gt;939&lt;/rec-number&gt;&lt;foreign-keys&gt;&lt;key app="EN" db-id="9eawefdsprssx6e5ap4x5t5cxfvdst52arzp" timestamp="1755104087" guid="1a1b0650-0868-419a-a463-730c756bd42c"&gt;939&lt;/key&gt;&lt;/foreign-keys&gt;&lt;ref-type name="Journal Article"&gt;17&lt;/ref-type&gt;&lt;contributors&gt;&lt;authors&gt;&lt;author&gt;Lieberthal, Allan S&lt;/author&gt;&lt;author&gt;Carroll, Aaron E&lt;/author&gt;&lt;author&gt;Chonmaitree, Tasnee&lt;/author&gt;&lt;author&gt;Ganiats, Theodore G&lt;/author&gt;&lt;author&gt;Hoberman, Alejandro&lt;/author&gt;&lt;author&gt;Jackson, Mary Anne&lt;/author&gt;&lt;author&gt;Joffe, Mark D&lt;/author&gt;&lt;author&gt;Miller, Donald T&lt;/author&gt;&lt;author&gt;Rosenfeld, Richard M&lt;/author&gt;&lt;author&gt;Sevilla, Xavier D&lt;/author&gt;&lt;/authors&gt;&lt;/contributors&gt;&lt;titles&gt;&lt;title&gt;The diagnosis and management of acute otitis media&lt;/title&gt;&lt;secondary-title&gt;Pediatrics&lt;/secondary-title&gt;&lt;/titles&gt;&lt;periodical&gt;&lt;full-title&gt;Pediatrics&lt;/full-title&gt;&lt;/periodical&gt;&lt;pages&gt;e964-e999&lt;/pages&gt;&lt;volume&gt;131&lt;/volume&gt;&lt;number&gt;3&lt;/number&gt;&lt;dates&gt;&lt;year&gt;2013&lt;/year&gt;&lt;/dates&gt;&lt;isbn&gt;0031-4005&lt;/isbn&gt;&lt;urls&gt;&lt;/urls&gt;&lt;/record&gt;&lt;/Cite&gt;&lt;/EndNote&gt;</w:instrText>
      </w:r>
      <w:r w:rsidR="00453440">
        <w:fldChar w:fldCharType="separate"/>
      </w:r>
      <w:r w:rsidR="00453440" w:rsidRPr="00453440">
        <w:rPr>
          <w:noProof/>
          <w:vertAlign w:val="superscript"/>
        </w:rPr>
        <w:t>5</w:t>
      </w:r>
      <w:r w:rsidR="00453440">
        <w:fldChar w:fldCharType="end"/>
      </w:r>
    </w:p>
    <w:p w14:paraId="6D34B494" w14:textId="1A00847C" w:rsidR="00DA53D3" w:rsidRDefault="00DA3D22" w:rsidP="009D6233">
      <w:pPr>
        <w:tabs>
          <w:tab w:val="left" w:pos="1110"/>
        </w:tabs>
        <w:spacing w:after="40" w:line="240" w:lineRule="exact"/>
      </w:pPr>
      <w:r>
        <w:rPr>
          <w:i/>
          <w:iCs/>
          <w:color w:val="4F81BD"/>
        </w:rPr>
        <w:t>C.2.4 Visualization of TM Permeation by Liposome-Bearing Neutrophils.</w:t>
      </w:r>
      <w:r>
        <w:rPr>
          <w:color w:val="4F81BD"/>
        </w:rPr>
        <w:t xml:space="preserve"> </w:t>
      </w:r>
      <w:r>
        <w:t xml:space="preserve">The liposome-containing hydrogel formulations </w:t>
      </w:r>
      <w:r w:rsidR="009E2D3E">
        <w:t>were applied to chinchilla</w:t>
      </w:r>
      <w:r w:rsidR="00DA3AD8">
        <w:t xml:space="preserve"> TMs infected</w:t>
      </w:r>
      <w:r w:rsidR="009E2D3E">
        <w:t xml:space="preserve"> with OM. Their auditory bullae were harvested 24 h post-administration and examined for TM penetration by liposome-bearing neutrophils. Quantification via immunocytohistochemistry was performed in which liposomes were stained with DiI (red) and neutrophils were stained with elastase (green) for </w:t>
      </w:r>
      <w:r w:rsidR="00DA3AD8">
        <w:t xml:space="preserve">microscopy </w:t>
      </w:r>
      <w:r w:rsidR="009E2D3E">
        <w:t>analysis (</w:t>
      </w:r>
      <w:r w:rsidR="009E2D3E">
        <w:rPr>
          <w:b/>
          <w:bCs/>
        </w:rPr>
        <w:t>Fig. 4</w:t>
      </w:r>
      <w:r w:rsidR="00DA53D3">
        <w:rPr>
          <w:b/>
          <w:bCs/>
        </w:rPr>
        <w:t>A</w:t>
      </w:r>
      <w:r w:rsidR="009E2D3E">
        <w:t>). The merged image shows clear overlap of liposomes and neutrophils, confirming liposome internalization and transport across the intact TM. Further, this overlap was observed throughout the TM</w:t>
      </w:r>
      <w:r w:rsidR="00DA53D3">
        <w:t xml:space="preserve">, </w:t>
      </w:r>
      <w:r w:rsidR="009E2D3E">
        <w:t>indicating that the liposomes remained in the neutrophils during transport. These results confirm that the hitchhiking mechanism enables liposome permeation of the TM.</w:t>
      </w:r>
    </w:p>
    <w:tbl>
      <w:tblPr>
        <w:tblStyle w:val="a2"/>
        <w:tblpPr w:leftFromText="144" w:rightFromText="144" w:vertAnchor="page" w:horzAnchor="margin" w:tblpXSpec="right" w:tblpY="764"/>
        <w:tblW w:w="54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46"/>
      </w:tblGrid>
      <w:tr w:rsidR="00DA3D22" w14:paraId="4D8FCF6D" w14:textId="77777777" w:rsidTr="00DA3D22">
        <w:trPr>
          <w:trHeight w:val="3774"/>
        </w:trPr>
        <w:tc>
          <w:tcPr>
            <w:tcW w:w="5446" w:type="dxa"/>
          </w:tcPr>
          <w:p w14:paraId="2F00D248" w14:textId="6416253A" w:rsidR="00DA3D22" w:rsidRPr="00DA53D3" w:rsidRDefault="00DA53D3" w:rsidP="00DA3D22">
            <w:pPr>
              <w:pStyle w:val="Heading2"/>
              <w:widowControl w:val="0"/>
              <w:spacing w:after="40" w:line="240" w:lineRule="exact"/>
              <w:rPr>
                <w:noProof/>
                <w:color w:val="000000"/>
                <w:sz w:val="18"/>
                <w:szCs w:val="18"/>
              </w:rPr>
            </w:pPr>
            <w:r>
              <w:rPr>
                <w:noProof/>
                <w:color w:val="000000"/>
                <w:sz w:val="18"/>
                <w:szCs w:val="18"/>
              </w:rPr>
              <w:lastRenderedPageBreak/>
              <w:drawing>
                <wp:anchor distT="0" distB="0" distL="114300" distR="114300" simplePos="0" relativeHeight="251759616" behindDoc="0" locked="0" layoutInCell="1" allowOverlap="1" wp14:anchorId="5EC44875" wp14:editId="5A82B993">
                  <wp:simplePos x="0" y="0"/>
                  <wp:positionH relativeFrom="column">
                    <wp:posOffset>-52070</wp:posOffset>
                  </wp:positionH>
                  <wp:positionV relativeFrom="paragraph">
                    <wp:posOffset>4445</wp:posOffset>
                  </wp:positionV>
                  <wp:extent cx="3385185" cy="2039141"/>
                  <wp:effectExtent l="0" t="0" r="5715" b="0"/>
                  <wp:wrapTopAndBottom/>
                  <wp:docPr id="9688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5185" cy="2039141"/>
                          </a:xfrm>
                          <a:prstGeom prst="rect">
                            <a:avLst/>
                          </a:prstGeom>
                          <a:noFill/>
                        </pic:spPr>
                      </pic:pic>
                    </a:graphicData>
                  </a:graphic>
                  <wp14:sizeRelH relativeFrom="margin">
                    <wp14:pctWidth>0</wp14:pctWidth>
                  </wp14:sizeRelH>
                  <wp14:sizeRelV relativeFrom="margin">
                    <wp14:pctHeight>0</wp14:pctHeight>
                  </wp14:sizeRelV>
                </wp:anchor>
              </w:drawing>
            </w:r>
            <w:commentRangeStart w:id="17"/>
            <w:r w:rsidR="00DA3D22" w:rsidRPr="00FE2327">
              <w:rPr>
                <w:color w:val="000000"/>
                <w:sz w:val="18"/>
                <w:szCs w:val="18"/>
              </w:rPr>
              <w:t>Figure 4:</w:t>
            </w:r>
            <w:r w:rsidR="00DA3D22" w:rsidRPr="00FE2327">
              <w:rPr>
                <w:sz w:val="18"/>
                <w:szCs w:val="18"/>
              </w:rPr>
              <w:t xml:space="preserve"> </w:t>
            </w:r>
            <w:commentRangeEnd w:id="17"/>
            <w:r w:rsidR="000E3755" w:rsidRPr="00FE2327">
              <w:rPr>
                <w:rStyle w:val="CommentReference"/>
                <w:b w:val="0"/>
                <w:bCs w:val="0"/>
                <w:color w:val="000000"/>
                <w:sz w:val="18"/>
                <w:szCs w:val="18"/>
              </w:rPr>
              <w:commentReference w:id="17"/>
            </w:r>
            <w:r w:rsidR="00DA3D22" w:rsidRPr="00FE2327">
              <w:rPr>
                <w:b w:val="0"/>
                <w:bCs w:val="0"/>
                <w:color w:val="000000"/>
                <w:sz w:val="18"/>
                <w:szCs w:val="18"/>
              </w:rPr>
              <w:t>Immunofluorescent staining showing neutrophil</w:t>
            </w:r>
            <w:r w:rsidR="00243939">
              <w:rPr>
                <w:b w:val="0"/>
                <w:bCs w:val="0"/>
                <w:color w:val="000000"/>
                <w:sz w:val="18"/>
                <w:szCs w:val="18"/>
              </w:rPr>
              <w:t xml:space="preserve">-mediated liposome transport </w:t>
            </w:r>
            <w:r w:rsidR="00DA3D22" w:rsidRPr="00FE2327">
              <w:rPr>
                <w:b w:val="0"/>
                <w:bCs w:val="0"/>
                <w:color w:val="000000"/>
                <w:sz w:val="18"/>
                <w:szCs w:val="18"/>
              </w:rPr>
              <w:t>across intact TMs</w:t>
            </w:r>
            <w:r w:rsidR="00DA3D22">
              <w:rPr>
                <w:b w:val="0"/>
                <w:bCs w:val="0"/>
                <w:color w:val="000000"/>
                <w:sz w:val="18"/>
                <w:szCs w:val="18"/>
              </w:rPr>
              <w:t xml:space="preserve"> </w:t>
            </w:r>
            <w:r w:rsidR="00DA3D22" w:rsidRPr="00AF639E">
              <w:rPr>
                <w:color w:val="000000"/>
                <w:sz w:val="18"/>
                <w:szCs w:val="18"/>
              </w:rPr>
              <w:t>(Top)</w:t>
            </w:r>
            <w:r w:rsidR="00DA3D22">
              <w:rPr>
                <w:b w:val="0"/>
                <w:bCs w:val="0"/>
                <w:color w:val="000000"/>
                <w:sz w:val="18"/>
                <w:szCs w:val="18"/>
              </w:rPr>
              <w:t xml:space="preserve">. </w:t>
            </w:r>
            <w:r w:rsidR="00DA3D22" w:rsidRPr="00AF639E">
              <w:rPr>
                <w:b w:val="0"/>
                <w:bCs w:val="0"/>
                <w:color w:val="000000"/>
                <w:sz w:val="18"/>
                <w:szCs w:val="18"/>
              </w:rPr>
              <w:t>In</w:t>
            </w:r>
            <w:r w:rsidR="00DA3D22">
              <w:rPr>
                <w:b w:val="0"/>
                <w:bCs w:val="0"/>
                <w:color w:val="000000"/>
                <w:sz w:val="18"/>
                <w:szCs w:val="18"/>
              </w:rPr>
              <w:t>-</w:t>
            </w:r>
            <w:r w:rsidR="00DA3D22" w:rsidRPr="00AF639E">
              <w:rPr>
                <w:b w:val="0"/>
                <w:bCs w:val="0"/>
                <w:color w:val="000000"/>
                <w:sz w:val="18"/>
                <w:szCs w:val="18"/>
              </w:rPr>
              <w:t>vitro release kinetics of the liposome carrying antibiotics</w:t>
            </w:r>
            <w:r w:rsidR="00DA3D22">
              <w:rPr>
                <w:b w:val="0"/>
                <w:bCs w:val="0"/>
                <w:color w:val="000000"/>
                <w:sz w:val="18"/>
                <w:szCs w:val="18"/>
              </w:rPr>
              <w:t xml:space="preserve"> </w:t>
            </w:r>
            <w:r w:rsidR="00DA3D22">
              <w:rPr>
                <w:color w:val="000000"/>
                <w:sz w:val="18"/>
                <w:szCs w:val="18"/>
              </w:rPr>
              <w:t>(Bottom)</w:t>
            </w:r>
            <w:r w:rsidR="00DA3D22">
              <w:rPr>
                <w:b w:val="0"/>
                <w:bCs w:val="0"/>
                <w:color w:val="000000"/>
                <w:sz w:val="18"/>
                <w:szCs w:val="18"/>
              </w:rPr>
              <w:t>.</w:t>
            </w:r>
          </w:p>
        </w:tc>
      </w:tr>
    </w:tbl>
    <w:p w14:paraId="6452689B" w14:textId="106B80A3" w:rsidR="00584125" w:rsidRPr="00243939" w:rsidRDefault="00056A80" w:rsidP="00243939">
      <w:pPr>
        <w:widowControl w:val="0"/>
        <w:spacing w:after="40" w:line="240" w:lineRule="exact"/>
        <w:rPr>
          <w:i/>
          <w:iCs/>
          <w:color w:val="4F81BD"/>
        </w:rPr>
      </w:pPr>
      <w:r>
        <w:rPr>
          <w:i/>
          <w:iCs/>
          <w:color w:val="4F81BD"/>
        </w:rPr>
        <w:t xml:space="preserve"> </w:t>
      </w:r>
      <w:r w:rsidR="008524B0">
        <w:rPr>
          <w:i/>
          <w:iCs/>
          <w:color w:val="4F81BD"/>
        </w:rPr>
        <w:t>C.2.5 Determination of Release Kinetics of Liposomes</w:t>
      </w:r>
      <w:r w:rsidR="000179B9">
        <w:rPr>
          <w:i/>
          <w:iCs/>
          <w:color w:val="4F81BD"/>
        </w:rPr>
        <w:t xml:space="preserve"> &amp;</w:t>
      </w:r>
      <w:r w:rsidR="008524B0">
        <w:rPr>
          <w:i/>
          <w:iCs/>
          <w:color w:val="4F81BD"/>
        </w:rPr>
        <w:t xml:space="preserve"> Antibiotics In</w:t>
      </w:r>
      <w:r w:rsidR="00243939">
        <w:rPr>
          <w:i/>
          <w:iCs/>
          <w:color w:val="4F81BD"/>
        </w:rPr>
        <w:t>-</w:t>
      </w:r>
      <w:r w:rsidR="008524B0">
        <w:rPr>
          <w:i/>
          <w:iCs/>
          <w:color w:val="4F81BD"/>
        </w:rPr>
        <w:t>Vitro.</w:t>
      </w:r>
      <w:r w:rsidR="008524B0">
        <w:t xml:space="preserve"> Liposome-loaded P407 hydrogels were tested using a Transwell® system under infinite sink conditions. DLS analysis showed that liposomes retained their size and integrity during release, with diameters similar to free liposomes (~130–140 nm, </w:t>
      </w:r>
      <w:r w:rsidR="008524B0">
        <w:rPr>
          <w:b/>
          <w:bCs/>
        </w:rPr>
        <w:t>Fig. 4</w:t>
      </w:r>
      <w:r w:rsidR="00DA53D3">
        <w:rPr>
          <w:b/>
          <w:bCs/>
        </w:rPr>
        <w:t>B</w:t>
      </w:r>
      <w:r w:rsidR="008524B0">
        <w:t>). The antibiotic release kinetics were</w:t>
      </w:r>
      <w:r w:rsidR="00DA53D3">
        <w:t xml:space="preserve"> also</w:t>
      </w:r>
      <w:r w:rsidR="008524B0">
        <w:t xml:space="preserve"> tested </w:t>
      </w:r>
      <w:r w:rsidR="00DA53D3">
        <w:t xml:space="preserve">to </w:t>
      </w:r>
      <w:r w:rsidR="008524B0">
        <w:t>estimate the upper</w:t>
      </w:r>
      <w:r w:rsidR="00243939">
        <w:t>-</w:t>
      </w:r>
      <w:r w:rsidR="008524B0">
        <w:t xml:space="preserve">bound of release. Samples were homogenized to break the liposomes and force the release of encapsulated ciprofloxacin (Cip). </w:t>
      </w:r>
      <w:r w:rsidR="00DA53D3">
        <w:t>A</w:t>
      </w:r>
      <w:r w:rsidR="008524B0">
        <w:t xml:space="preserve"> maximum of 34.0±5.4% of loaded ciprofloxacin can be released from the hydrogel</w:t>
      </w:r>
      <w:r w:rsidR="00DA53D3">
        <w:t xml:space="preserve"> after 4 h</w:t>
      </w:r>
      <w:r w:rsidR="008524B0">
        <w:t>, which increased to 94.0±2.5% after 48 h (</w:t>
      </w:r>
      <w:r w:rsidR="008524B0">
        <w:rPr>
          <w:b/>
          <w:bCs/>
        </w:rPr>
        <w:t>Fig. 4</w:t>
      </w:r>
      <w:r w:rsidR="00DA53D3">
        <w:rPr>
          <w:b/>
          <w:bCs/>
        </w:rPr>
        <w:t>C</w:t>
      </w:r>
      <w:r w:rsidR="008524B0">
        <w:t>). Release kinetics were similar for the non-hydroxyl-bearing liposomes.</w:t>
      </w:r>
    </w:p>
    <w:tbl>
      <w:tblPr>
        <w:tblStyle w:val="a4"/>
        <w:tblpPr w:leftFromText="144" w:rightFromText="144" w:vertAnchor="page" w:horzAnchor="margin" w:tblpXSpec="right" w:tblpY="5146"/>
        <w:tblW w:w="49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1"/>
      </w:tblGrid>
      <w:tr w:rsidR="002F2F7D" w14:paraId="2F8D66C3" w14:textId="77777777" w:rsidTr="002F2F7D">
        <w:tc>
          <w:tcPr>
            <w:tcW w:w="4931" w:type="dxa"/>
          </w:tcPr>
          <w:p w14:paraId="3BCFD78F" w14:textId="77777777" w:rsidR="002F2F7D" w:rsidRDefault="002F2F7D" w:rsidP="002F2F7D">
            <w:pPr>
              <w:pStyle w:val="Heading2"/>
              <w:widowControl w:val="0"/>
              <w:spacing w:after="40" w:line="240" w:lineRule="exact"/>
              <w:rPr>
                <w:sz w:val="20"/>
                <w:szCs w:val="20"/>
              </w:rPr>
            </w:pPr>
            <w:r>
              <w:rPr>
                <w:noProof/>
              </w:rPr>
              <w:drawing>
                <wp:anchor distT="0" distB="0" distL="114300" distR="114300" simplePos="0" relativeHeight="251761664" behindDoc="0" locked="0" layoutInCell="1" hidden="0" allowOverlap="1" wp14:anchorId="5EAC0A33" wp14:editId="09102BAF">
                  <wp:simplePos x="0" y="0"/>
                  <wp:positionH relativeFrom="column">
                    <wp:posOffset>417195</wp:posOffset>
                  </wp:positionH>
                  <wp:positionV relativeFrom="paragraph">
                    <wp:posOffset>1905</wp:posOffset>
                  </wp:positionV>
                  <wp:extent cx="2974975" cy="2651760"/>
                  <wp:effectExtent l="0" t="0" r="0" b="0"/>
                  <wp:wrapTopAndBottom/>
                  <wp:docPr id="1" name="image4.jpg" descr="A comparison of the different types of treatmen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jpg" descr="A comparison of the different types of treatment&#10;&#10;AI-generated content may be incorrect."/>
                          <pic:cNvPicPr preferRelativeResize="0"/>
                        </pic:nvPicPr>
                        <pic:blipFill>
                          <a:blip r:embed="rId14"/>
                          <a:srcRect/>
                          <a:stretch>
                            <a:fillRect/>
                          </a:stretch>
                        </pic:blipFill>
                        <pic:spPr>
                          <a:xfrm>
                            <a:off x="0" y="0"/>
                            <a:ext cx="2974975" cy="2651760"/>
                          </a:xfrm>
                          <a:prstGeom prst="rect">
                            <a:avLst/>
                          </a:prstGeom>
                          <a:ln/>
                        </pic:spPr>
                      </pic:pic>
                    </a:graphicData>
                  </a:graphic>
                  <wp14:sizeRelH relativeFrom="margin">
                    <wp14:pctWidth>0</wp14:pctWidth>
                  </wp14:sizeRelH>
                  <wp14:sizeRelV relativeFrom="margin">
                    <wp14:pctHeight>0</wp14:pctHeight>
                  </wp14:sizeRelV>
                </wp:anchor>
              </w:drawing>
            </w:r>
            <w:r w:rsidRPr="00B1378E">
              <w:rPr>
                <w:color w:val="000000"/>
                <w:sz w:val="18"/>
                <w:szCs w:val="18"/>
              </w:rPr>
              <w:t>Figure 5: (A)</w:t>
            </w:r>
            <w:r w:rsidRPr="00B1378E">
              <w:rPr>
                <w:b w:val="0"/>
                <w:bCs w:val="0"/>
                <w:color w:val="000000"/>
                <w:sz w:val="18"/>
                <w:szCs w:val="18"/>
              </w:rPr>
              <w:t xml:space="preserve"> Study timeline. </w:t>
            </w:r>
            <w:r w:rsidRPr="00B1378E">
              <w:rPr>
                <w:color w:val="000000"/>
                <w:sz w:val="18"/>
                <w:szCs w:val="18"/>
              </w:rPr>
              <w:t xml:space="preserve">(B) </w:t>
            </w:r>
            <w:r w:rsidRPr="00B1378E">
              <w:rPr>
                <w:b w:val="0"/>
                <w:bCs w:val="0"/>
                <w:color w:val="000000"/>
                <w:sz w:val="18"/>
                <w:szCs w:val="18"/>
              </w:rPr>
              <w:t>DSPG/sLip/Cip-P407 remarkably cured infection in 24</w:t>
            </w:r>
            <w:r>
              <w:rPr>
                <w:b w:val="0"/>
                <w:bCs w:val="0"/>
                <w:color w:val="000000"/>
                <w:sz w:val="18"/>
                <w:szCs w:val="18"/>
              </w:rPr>
              <w:t>h</w:t>
            </w:r>
            <w:r w:rsidRPr="00B1378E">
              <w:rPr>
                <w:b w:val="0"/>
                <w:bCs w:val="0"/>
                <w:color w:val="000000"/>
                <w:sz w:val="18"/>
                <w:szCs w:val="18"/>
              </w:rPr>
              <w:t xml:space="preserve">. </w:t>
            </w:r>
            <w:r w:rsidRPr="00B1378E">
              <w:rPr>
                <w:color w:val="000000"/>
                <w:sz w:val="18"/>
                <w:szCs w:val="18"/>
              </w:rPr>
              <w:t>(C)</w:t>
            </w:r>
            <w:r w:rsidRPr="00B1378E">
              <w:rPr>
                <w:b w:val="0"/>
                <w:bCs w:val="0"/>
                <w:color w:val="000000"/>
                <w:sz w:val="18"/>
                <w:szCs w:val="18"/>
              </w:rPr>
              <w:t xml:space="preserve"> CFUs in the MEF. </w:t>
            </w:r>
            <w:r w:rsidRPr="00B1378E">
              <w:rPr>
                <w:color w:val="000000"/>
                <w:sz w:val="18"/>
                <w:szCs w:val="18"/>
              </w:rPr>
              <w:t>(D)</w:t>
            </w:r>
            <w:r w:rsidRPr="00B1378E">
              <w:rPr>
                <w:b w:val="0"/>
                <w:bCs w:val="0"/>
                <w:color w:val="000000"/>
                <w:sz w:val="18"/>
                <w:szCs w:val="18"/>
              </w:rPr>
              <w:t xml:space="preserve"> </w:t>
            </w:r>
            <w:r>
              <w:rPr>
                <w:b w:val="0"/>
                <w:bCs w:val="0"/>
                <w:color w:val="000000"/>
                <w:sz w:val="18"/>
                <w:szCs w:val="18"/>
              </w:rPr>
              <w:t>High</w:t>
            </w:r>
            <w:r w:rsidRPr="00B1378E">
              <w:rPr>
                <w:b w:val="0"/>
                <w:bCs w:val="0"/>
                <w:color w:val="000000"/>
                <w:sz w:val="18"/>
                <w:szCs w:val="18"/>
              </w:rPr>
              <w:t xml:space="preserve"> MEF concentration of ciprofloxacin</w:t>
            </w:r>
            <w:r>
              <w:rPr>
                <w:b w:val="0"/>
                <w:bCs w:val="0"/>
                <w:color w:val="000000"/>
                <w:sz w:val="18"/>
                <w:szCs w:val="18"/>
              </w:rPr>
              <w:t xml:space="preserve"> </w:t>
            </w:r>
            <w:r w:rsidRPr="00B1378E">
              <w:rPr>
                <w:b w:val="0"/>
                <w:bCs w:val="0"/>
                <w:color w:val="000000"/>
                <w:sz w:val="18"/>
                <w:szCs w:val="18"/>
              </w:rPr>
              <w:t xml:space="preserve">by DSPG/sLip/Cip-P407 after 24h is </w:t>
            </w:r>
            <w:r>
              <w:rPr>
                <w:b w:val="0"/>
                <w:bCs w:val="0"/>
                <w:color w:val="000000"/>
                <w:sz w:val="18"/>
                <w:szCs w:val="18"/>
              </w:rPr>
              <w:t xml:space="preserve">linked with </w:t>
            </w:r>
            <w:r w:rsidRPr="00B1378E">
              <w:rPr>
                <w:b w:val="0"/>
                <w:bCs w:val="0"/>
                <w:color w:val="000000"/>
                <w:sz w:val="18"/>
                <w:szCs w:val="18"/>
              </w:rPr>
              <w:t xml:space="preserve">quick infection cure times. </w:t>
            </w:r>
          </w:p>
        </w:tc>
      </w:tr>
    </w:tbl>
    <w:p w14:paraId="4F2E08C1" w14:textId="1D0EADC5" w:rsidR="00AF639E" w:rsidRDefault="00000000" w:rsidP="009D6233">
      <w:pPr>
        <w:spacing w:after="40" w:line="240" w:lineRule="exact"/>
      </w:pPr>
      <w:r>
        <w:rPr>
          <w:i/>
          <w:iCs/>
          <w:color w:val="4F81BD"/>
        </w:rPr>
        <w:t xml:space="preserve">C.2.6 In-Vivo Efficacy: Confirmation of Infection Eradication </w:t>
      </w:r>
      <w:r w:rsidR="000179B9">
        <w:rPr>
          <w:i/>
          <w:iCs/>
          <w:color w:val="4F81BD"/>
        </w:rPr>
        <w:t>&amp;</w:t>
      </w:r>
      <w:r>
        <w:rPr>
          <w:i/>
          <w:iCs/>
          <w:color w:val="4F81BD"/>
        </w:rPr>
        <w:t>Pharmacokinetics In</w:t>
      </w:r>
      <w:r w:rsidR="00056A80">
        <w:rPr>
          <w:i/>
          <w:iCs/>
          <w:color w:val="4F81BD"/>
        </w:rPr>
        <w:t>-</w:t>
      </w:r>
      <w:r>
        <w:rPr>
          <w:i/>
          <w:iCs/>
          <w:color w:val="4F81BD"/>
        </w:rPr>
        <w:t xml:space="preserve">Vivo. </w:t>
      </w:r>
      <w:r>
        <w:rPr>
          <w:i/>
          <w:iCs/>
        </w:rPr>
        <w:t>In</w:t>
      </w:r>
      <w:r w:rsidR="00056A80">
        <w:rPr>
          <w:i/>
          <w:iCs/>
        </w:rPr>
        <w:t>-</w:t>
      </w:r>
      <w:r>
        <w:rPr>
          <w:i/>
          <w:iCs/>
        </w:rPr>
        <w:t>vivo</w:t>
      </w:r>
      <w:r>
        <w:t xml:space="preserve"> efficacy was tested in chinchillas with OM (</w:t>
      </w:r>
      <w:r w:rsidRPr="00056A80">
        <w:t>N=4</w:t>
      </w:r>
      <w:r>
        <w:t xml:space="preserve"> per group). OM was induced by direct inoculation of </w:t>
      </w:r>
      <w:r w:rsidRPr="00056A80">
        <w:rPr>
          <w:i/>
          <w:iCs/>
        </w:rPr>
        <w:t>NTHi</w:t>
      </w:r>
      <w:r>
        <w:t xml:space="preserve"> through the auditory bullae (to avoid injection through the TM and maintain its integrity). Infection was confirmed by culturing the middle ear fluid (MEF) aspiration; a </w:t>
      </w:r>
      <w:r w:rsidRPr="00056A80">
        <w:rPr>
          <w:i/>
          <w:iCs/>
        </w:rPr>
        <w:t>NTHi</w:t>
      </w:r>
      <w:r>
        <w:t xml:space="preserve"> titer of &gt;10⁶ CFU/ml at day 3 confirms successful induction of OM. The untreated group maintained &gt;10⁵ CFU/ml in MEF for 7 days (</w:t>
      </w:r>
      <w:r>
        <w:rPr>
          <w:b/>
          <w:bCs/>
        </w:rPr>
        <w:t xml:space="preserve">Fig. </w:t>
      </w:r>
      <w:r w:rsidR="00AF639E">
        <w:rPr>
          <w:b/>
          <w:bCs/>
        </w:rPr>
        <w:t>5</w:t>
      </w:r>
      <w:r>
        <w:rPr>
          <w:b/>
          <w:bCs/>
        </w:rPr>
        <w:t>C</w:t>
      </w:r>
      <w:r>
        <w:t>).</w:t>
      </w:r>
      <w:r w:rsidR="00920B9E" w:rsidRPr="00920B9E">
        <w:t xml:space="preserve"> </w:t>
      </w:r>
    </w:p>
    <w:p w14:paraId="6F14DD7D" w14:textId="5D49A662" w:rsidR="00DA3D22" w:rsidRPr="00F905C0" w:rsidRDefault="00AF639E" w:rsidP="00DA3D22">
      <w:pPr>
        <w:spacing w:line="240" w:lineRule="exact"/>
      </w:pPr>
      <w:r>
        <w:t xml:space="preserve">For treatment, a dose of 200 µL hydrogel loaded with liposomes containing a total of 0.5 mg ciprofloxacin was applied to each TM via a soft catheter. Hydrogels containing the hydroxyl-bearing liposome (DSPG/sLip/Cip-P407) and the non-hydroxyl-bearing liposome (DOTAP/sLip/Cip-P407) were compared, along with </w:t>
      </w:r>
      <w:r w:rsidR="00056A80">
        <w:t xml:space="preserve">an untreated control group, a control group treated with hydrogel containing 0.5 mg free </w:t>
      </w:r>
      <w:r w:rsidR="00F905C0">
        <w:t>ciprofloxacin</w:t>
      </w:r>
      <w:r w:rsidR="00056A80">
        <w:t xml:space="preserve"> (</w:t>
      </w:r>
      <w:r w:rsidR="00F905C0">
        <w:t>i.e., no liposomes, Cip-P407</w:t>
      </w:r>
      <w:r w:rsidR="00056A80">
        <w:t>), and a no-drug control group treated with only a liposome hydrogel (i.e., no cip</w:t>
      </w:r>
      <w:r w:rsidR="00F905C0">
        <w:t>, DSPG/sLIP-P407</w:t>
      </w:r>
      <w:r w:rsidR="00056A80">
        <w:t>)</w:t>
      </w:r>
      <w:r w:rsidR="00F905C0">
        <w:t>. Results show that t</w:t>
      </w:r>
      <w:r>
        <w:t xml:space="preserve">he </w:t>
      </w:r>
      <w:r w:rsidR="00F905C0">
        <w:t xml:space="preserve">drug-free and liposome-free </w:t>
      </w:r>
      <w:r>
        <w:t>control group</w:t>
      </w:r>
      <w:r w:rsidR="00F905C0">
        <w:t>s and the group with antibiotic-</w:t>
      </w:r>
      <w:r>
        <w:t xml:space="preserve">containing non-hydroxyl-bearing liposomes had </w:t>
      </w:r>
      <w:r w:rsidR="00F905C0">
        <w:t xml:space="preserve">only </w:t>
      </w:r>
      <w:r>
        <w:t>a 25% cure rate</w:t>
      </w:r>
      <w:r w:rsidR="00F905C0">
        <w:t xml:space="preserve"> after 7 days</w:t>
      </w:r>
      <w:r>
        <w:t>.</w:t>
      </w:r>
      <w:r>
        <w:rPr>
          <w:b/>
          <w:bCs/>
        </w:rPr>
        <w:t xml:space="preserve"> In contrast, the hydroxyl-liposome with ciprofloxacin cured 100% of the animals within 24 hours, </w:t>
      </w:r>
      <w:r w:rsidRPr="001D7503">
        <w:t>with MEF cultures showing zero CFU (</w:t>
      </w:r>
      <w:r w:rsidR="001D7503" w:rsidRPr="001D7503">
        <w:rPr>
          <w:i/>
          <w:iCs/>
        </w:rPr>
        <w:t>p</w:t>
      </w:r>
      <w:r w:rsidRPr="001D7503">
        <w:t>=0.0001 vs. untreated) (</w:t>
      </w:r>
      <w:r w:rsidRPr="001D7503">
        <w:rPr>
          <w:b/>
          <w:bCs/>
        </w:rPr>
        <w:t>Fig. 5</w:t>
      </w:r>
      <w:r w:rsidR="00F905C0">
        <w:rPr>
          <w:b/>
          <w:bCs/>
        </w:rPr>
        <w:t>C</w:t>
      </w:r>
      <w:r w:rsidRPr="001D7503">
        <w:t xml:space="preserve">). </w:t>
      </w:r>
      <w:r w:rsidR="00F905C0">
        <w:t>Sterilization</w:t>
      </w:r>
      <w:r w:rsidRPr="001D7503">
        <w:t xml:space="preserve"> was sustained throughout the 7-day treatment.</w:t>
      </w:r>
      <w:r>
        <w:rPr>
          <w:b/>
          <w:bCs/>
        </w:rPr>
        <w:t xml:space="preserve"> </w:t>
      </w:r>
      <w:r>
        <w:t xml:space="preserve">This result was linked to higher drug delivery efficiency, with the average </w:t>
      </w:r>
      <w:r w:rsidR="00F905C0">
        <w:t xml:space="preserve">MEF </w:t>
      </w:r>
      <w:r>
        <w:t>ciprofloxacin concentration around 72.0 µg/ml, which is ~600 times the minimum inhibitory concentration (MIC</w:t>
      </w:r>
      <w:r w:rsidR="00F905C0">
        <w:t xml:space="preserve">, </w:t>
      </w:r>
      <w:r w:rsidR="00F905C0">
        <w:rPr>
          <w:b/>
          <w:bCs/>
        </w:rPr>
        <w:t>Fig 5D</w:t>
      </w:r>
      <w:r>
        <w:t>).</w:t>
      </w:r>
      <w:r w:rsidR="00453440">
        <w:fldChar w:fldCharType="begin"/>
      </w:r>
      <w:r w:rsidR="00453440">
        <w:instrText xml:space="preserve"> ADDIN EN.CITE &lt;EndNote&gt;&lt;Cite&gt;&lt;Author&gt;Pérez-Vázquez&lt;/Author&gt;&lt;Year&gt;2004&lt;/Year&gt;&lt;RecNum&gt;1037&lt;/RecNum&gt;&lt;DisplayText&gt;&lt;style face="superscript"&gt;61&lt;/style&gt;&lt;/DisplayText&gt;&lt;record&gt;&lt;rec-number&gt;1037&lt;/rec-number&gt;&lt;foreign-keys&gt;&lt;key app="EN" db-id="9eawefdsprssx6e5ap4x5t5cxfvdst52arzp" timestamp="1756317441" guid="7a544c67-ef3d-435e-807b-9eb27b29c897"&gt;1037&lt;/key&gt;&lt;/foreign-keys&gt;&lt;ref-type name="Journal Article"&gt;17&lt;/ref-type&gt;&lt;contributors&gt;&lt;authors&gt;&lt;author&gt;María Pérez-Vázquez&lt;/author&gt;&lt;author&gt;Federico Román&lt;/author&gt;&lt;author&gt;Belén Aracil&lt;/author&gt;&lt;author&gt;Rafael Cantón&lt;/author&gt;&lt;author&gt;José Campos&lt;/author&gt;&lt;/authors&gt;&lt;/contributors&gt;&lt;titles&gt;&lt;title&gt;Laboratory Detection of &amp;lt;i&amp;gt;Haemophilus influenzae&amp;lt;/i&amp;gt; with Decreased Susceptibility to Nalidixic Acid, Ciprofloxacin, Levofloxacin, and Moxifloxacin Due to &amp;lt;i&amp;gt;gyrA&amp;lt;/i&amp;gt; and &amp;lt;i&amp;gt;parC&amp;lt;/i&amp;gt; Mutations&lt;/title&gt;&lt;secondary-title&gt;Journal of Clinical Microbiology&lt;/secondary-title&gt;&lt;/titles&gt;&lt;periodical&gt;&lt;full-title&gt;Journal of Clinical Microbiology&lt;/full-title&gt;&lt;/periodical&gt;&lt;pages&gt;1185-1191&lt;/pages&gt;&lt;volume&gt;42&lt;/volume&gt;&lt;number&gt;3&lt;/number&gt;&lt;dates&gt;&lt;year&gt;2004&lt;/year&gt;&lt;/dates&gt;&lt;urls&gt;&lt;related-urls&gt;&lt;url&gt;https://journals.asm.org/doi/abs/10.1128/jcm.42.3.1185-1191.2004&lt;/url&gt;&lt;/related-urls&gt;&lt;/urls&gt;&lt;electronic-resource-num&gt;doi:10.1128/jcm.42.3.1185-1191.2004&lt;/electronic-resource-num&gt;&lt;/record&gt;&lt;/Cite&gt;&lt;/EndNote&gt;</w:instrText>
      </w:r>
      <w:r w:rsidR="00453440">
        <w:fldChar w:fldCharType="separate"/>
      </w:r>
      <w:r w:rsidR="00453440" w:rsidRPr="00453440">
        <w:rPr>
          <w:noProof/>
          <w:vertAlign w:val="superscript"/>
        </w:rPr>
        <w:t>61</w:t>
      </w:r>
      <w:r w:rsidR="00453440">
        <w:fldChar w:fldCharType="end"/>
      </w:r>
      <w:r>
        <w:t xml:space="preserve"> </w:t>
      </w:r>
      <w:r w:rsidRPr="00883B48">
        <w:t>Th</w:t>
      </w:r>
      <w:r w:rsidR="001D7503" w:rsidRPr="00883B48">
        <w:t>ese</w:t>
      </w:r>
      <w:r w:rsidRPr="00883B48">
        <w:t xml:space="preserve"> pharmacokinetics also compare</w:t>
      </w:r>
      <w:r w:rsidR="00883B48" w:rsidRPr="00883B48">
        <w:t xml:space="preserve"> favorably to those achieved by oral administration, which </w:t>
      </w:r>
      <w:r w:rsidR="00F905C0">
        <w:t>has a much lower concentration reaching the MEF but with a ~1000-folder higher dose</w:t>
      </w:r>
      <w:r w:rsidR="00883B48" w:rsidRPr="00883B48">
        <w:t>.</w:t>
      </w:r>
      <w:r w:rsidR="00453440">
        <w:fldChar w:fldCharType="begin"/>
      </w:r>
      <w:r w:rsidR="00453440">
        <w:instrText xml:space="preserve"> ADDIN EN.CITE &lt;EndNote&gt;&lt;Cite&gt;&lt;Author&gt;Harrison&lt;/Author&gt;&lt;Year&gt;1997&lt;/Year&gt;&lt;RecNum&gt;1189&lt;/RecNum&gt;&lt;DisplayText&gt;&lt;style face="superscript"&gt;62&lt;/style&gt;&lt;/DisplayText&gt;&lt;record&gt;&lt;rec-number&gt;1189&lt;/rec-number&gt;&lt;foreign-keys&gt;&lt;key app="EN" db-id="9eawefdsprssx6e5ap4x5t5cxfvdst52arzp" timestamp="1760533640" guid="d61ed0e8-5c2e-45ae-9902-6c160aa2a672"&gt;1189&lt;/key&gt;&lt;/foreign-keys&gt;&lt;ref-type name="Journal Article"&gt;17&lt;/ref-type&gt;&lt;contributors&gt;&lt;authors&gt;&lt;author&gt;Harrison, Christopher J&lt;/author&gt;&lt;/authors&gt;&lt;/contributors&gt;&lt;titles&gt;&lt;title&gt;Using antibiotic concentrations in middle ear fluid to predict potential clinical efficacy&lt;/title&gt;&lt;secondary-title&gt;The Pediatric infectious disease journal&lt;/secondary-title&gt;&lt;/titles&gt;&lt;periodical&gt;&lt;full-title&gt;The Pediatric infectious disease journal&lt;/full-title&gt;&lt;/periodical&gt;&lt;pages&gt;S12-S16&lt;/pages&gt;&lt;volume&gt;16&lt;/volume&gt;&lt;number&gt;2&lt;/number&gt;&lt;dates&gt;&lt;year&gt;1997&lt;/year&gt;&lt;/dates&gt;&lt;isbn&gt;0891-3668&lt;/isbn&gt;&lt;urls&gt;&lt;/urls&gt;&lt;/record&gt;&lt;/Cite&gt;&lt;/EndNote&gt;</w:instrText>
      </w:r>
      <w:r w:rsidR="00453440">
        <w:fldChar w:fldCharType="separate"/>
      </w:r>
      <w:r w:rsidR="00453440" w:rsidRPr="00453440">
        <w:rPr>
          <w:noProof/>
          <w:vertAlign w:val="superscript"/>
        </w:rPr>
        <w:t>62</w:t>
      </w:r>
      <w:r w:rsidR="00453440">
        <w:fldChar w:fldCharType="end"/>
      </w:r>
      <w:r>
        <w:rPr>
          <w:b/>
          <w:bCs/>
        </w:rPr>
        <w:t xml:space="preserve"> </w:t>
      </w:r>
    </w:p>
    <w:p w14:paraId="341E9664" w14:textId="77777777" w:rsidR="008B2FF8" w:rsidRPr="008B2FF8" w:rsidRDefault="00DA3D22" w:rsidP="008B2FF8">
      <w:pPr>
        <w:pStyle w:val="Heading1"/>
        <w:spacing w:after="40" w:line="240" w:lineRule="exact"/>
        <w:rPr>
          <w:b w:val="0"/>
          <w:bCs w:val="0"/>
          <w:color w:val="auto"/>
        </w:rPr>
      </w:pPr>
      <w:r w:rsidRPr="008B2FF8">
        <w:rPr>
          <w:b w:val="0"/>
          <w:bCs w:val="0"/>
          <w:i/>
          <w:iCs/>
          <w:color w:val="4F81BD" w:themeColor="accent1"/>
        </w:rPr>
        <w:t>C.2.7 Biocompatibility Demonstration</w:t>
      </w:r>
      <w:r w:rsidRPr="008B2FF8">
        <w:rPr>
          <w:b w:val="0"/>
          <w:bCs w:val="0"/>
          <w:i/>
          <w:iCs/>
          <w:color w:val="auto"/>
        </w:rPr>
        <w:t xml:space="preserve">. </w:t>
      </w:r>
      <w:r w:rsidRPr="008B2FF8">
        <w:rPr>
          <w:b w:val="0"/>
          <w:bCs w:val="0"/>
          <w:color w:val="auto"/>
        </w:rPr>
        <w:t>Infected, untreated TMs were 57.4±11.2 μm thick (</w:t>
      </w:r>
      <w:r w:rsidRPr="008B2FF8">
        <w:rPr>
          <w:color w:val="auto"/>
        </w:rPr>
        <w:t>Fig. 6</w:t>
      </w:r>
      <w:r w:rsidRPr="008B2FF8">
        <w:rPr>
          <w:b w:val="0"/>
          <w:bCs w:val="0"/>
          <w:color w:val="auto"/>
        </w:rPr>
        <w:t xml:space="preserve">), 5.8x thicker than pristine TMs (9.9±2.0 μm), and showed acute inflammation with diffuse edema and dense inflammatory cell infiltration. After 7 days of DSPG/sLip/Cip-P407 treatment, TMs appeared nearly normal (12.3±1.4 μm) with no injury, necrosis, or inflammation. In contrast, TMs treated with the non-hydroxyl-bearing liposomes exhibited substantial edema and inflammation. The middle ear mucosa remained unchanged after </w:t>
      </w:r>
      <w:r w:rsidR="008B2FF8" w:rsidRPr="008B2FF8">
        <w:rPr>
          <w:b w:val="0"/>
          <w:bCs w:val="0"/>
          <w:color w:val="auto"/>
        </w:rPr>
        <w:t>treatment with Oto’s formulation</w:t>
      </w:r>
      <w:r w:rsidRPr="008B2FF8">
        <w:rPr>
          <w:b w:val="0"/>
          <w:bCs w:val="0"/>
          <w:color w:val="auto"/>
        </w:rPr>
        <w:t>, confirming treatment biocompatibility.</w:t>
      </w:r>
      <w:r w:rsidR="008B2FF8" w:rsidRPr="008B2FF8">
        <w:rPr>
          <w:b w:val="0"/>
          <w:bCs w:val="0"/>
          <w:color w:val="auto"/>
        </w:rPr>
        <w:t xml:space="preserve"> </w:t>
      </w:r>
    </w:p>
    <w:p w14:paraId="0CD44BB6" w14:textId="04726879" w:rsidR="008B2FF8" w:rsidRDefault="008B2FF8" w:rsidP="008B2FF8">
      <w:pPr>
        <w:pStyle w:val="Heading1"/>
        <w:numPr>
          <w:ilvl w:val="0"/>
          <w:numId w:val="2"/>
        </w:numPr>
        <w:spacing w:after="40" w:line="240" w:lineRule="exact"/>
      </w:pPr>
      <w:r>
        <w:t xml:space="preserve">Approach </w:t>
      </w:r>
    </w:p>
    <w:p w14:paraId="476938AB" w14:textId="77777777" w:rsidR="008B2FF8" w:rsidRDefault="008B2FF8" w:rsidP="008B2FF8">
      <w:pPr>
        <w:pStyle w:val="Heading2"/>
        <w:spacing w:after="40" w:line="240" w:lineRule="exact"/>
      </w:pPr>
      <w:r>
        <w:t>D.1 Overview</w:t>
      </w:r>
    </w:p>
    <w:p w14:paraId="4EA7E68A" w14:textId="7BB5B41A" w:rsidR="00DA3D22" w:rsidRDefault="00EC6D3E" w:rsidP="008B2FF8">
      <w:pPr>
        <w:widowControl w:val="0"/>
        <w:spacing w:after="40" w:line="240" w:lineRule="exact"/>
      </w:pPr>
      <w:r>
        <w:t>Preliminary data show that</w:t>
      </w:r>
      <w:r w:rsidR="008B2FF8">
        <w:t xml:space="preserve"> Oto’s </w:t>
      </w:r>
      <w:r>
        <w:t>novel</w:t>
      </w:r>
      <w:r w:rsidR="008B2FF8">
        <w:t xml:space="preserve"> platform </w:t>
      </w:r>
      <w:r w:rsidR="002F2F7D">
        <w:t>i</w:t>
      </w:r>
      <w:r w:rsidR="008B2FF8">
        <w:t xml:space="preserve">s able to eradicate </w:t>
      </w:r>
      <w:r w:rsidR="008B2FF8" w:rsidRPr="008B2FF8">
        <w:rPr>
          <w:i/>
          <w:iCs/>
        </w:rPr>
        <w:t xml:space="preserve">NTHi </w:t>
      </w:r>
      <w:r w:rsidR="008B2FF8">
        <w:t xml:space="preserve">within 24 h, a substantial improvement over oral medications </w:t>
      </w:r>
      <w:r>
        <w:t xml:space="preserve">for </w:t>
      </w:r>
      <w:r w:rsidR="008B2FF8">
        <w:t>AOM with intact TM (2-3 doses/day for 7-10 days</w:t>
      </w:r>
      <w:r w:rsidR="008B2FF8">
        <w:fldChar w:fldCharType="begin"/>
      </w:r>
      <w:r w:rsidR="008B2FF8">
        <w:instrText xml:space="preserve"> ADDIN EN.CITE &lt;EndNote&gt;&lt;Cite&gt;&lt;Author&gt;Thanaviratananich&lt;/Author&gt;&lt;Year&gt;2013&lt;/Year&gt;&lt;RecNum&gt;1419&lt;/RecNum&gt;&lt;DisplayText&gt;&lt;style face="superscript"&gt;63&lt;/style&gt;&lt;/DisplayText&gt;&lt;record&gt;&lt;rec-number&gt;1419&lt;/rec-number&gt;&lt;foreign-keys&gt;&lt;key app="EN" db-id="9eawefdsprssx6e5ap4x5t5cxfvdst52arzp" timestamp="1772810292" guid="06406d18-009c-4678-8298-571c0a56975a"&gt;1419&lt;/key&gt;&lt;/foreign-keys&gt;&lt;ref-type name="Journal Article"&gt;17&lt;/ref-type&gt;&lt;contributors&gt;&lt;authors&gt;&lt;author&gt;Thanaviratananich, S.&lt;/author&gt;&lt;author&gt;Laopaiboon, M.&lt;/author&gt;&lt;author&gt;Vatanasapt, P.&lt;/author&gt;&lt;/authors&gt;&lt;/contributors&gt;&lt;auth-address&gt;Department of Otorhinolaryngology, Faculty of Medicine, Khon Kaen University, 123 Friendship Road, Khon Kaen, Thailand, 40002.&lt;/auth-address&gt;&lt;titles&gt;&lt;title&gt;Once or twice daily versus three times daily amoxicillin with or without clavulanate for the treatment of acute otitis media&lt;/title&gt;&lt;secondary-title&gt;Cochrane Database Syst Rev&lt;/secondary-title&gt;&lt;/titles&gt;&lt;periodical&gt;&lt;full-title&gt;Cochrane Database Syst Rev&lt;/full-title&gt;&lt;/periodical&gt;&lt;pages&gt;Cd004975&lt;/pages&gt;&lt;volume&gt;2013&lt;/volume&gt;&lt;number&gt;12&lt;/number&gt;&lt;edition&gt;2013/12/18&lt;/edition&gt;&lt;keywords&gt;&lt;keyword&gt;Acute Disease&lt;/keyword&gt;&lt;keyword&gt;Amoxicillin/*administration &amp;amp; dosage&lt;/keyword&gt;&lt;keyword&gt;Anti-Bacterial Agents/*administration &amp;amp; dosage&lt;/keyword&gt;&lt;keyword&gt;Child&lt;/keyword&gt;&lt;keyword&gt;Clavulanic Acid/*administration &amp;amp; dosage&lt;/keyword&gt;&lt;keyword&gt;Drug Administration Schedule&lt;/keyword&gt;&lt;keyword&gt;Drug Therapy, Combination/methods&lt;/keyword&gt;&lt;keyword&gt;Humans&lt;/keyword&gt;&lt;keyword&gt;Otitis Media/*drug therapy&lt;/keyword&gt;&lt;keyword&gt;Randomized Controlled Trials as Topic&lt;/keyword&gt;&lt;/keywords&gt;&lt;dates&gt;&lt;year&gt;2013&lt;/year&gt;&lt;pub-dates&gt;&lt;date&gt;Dec 13&lt;/date&gt;&lt;/pub-dates&gt;&lt;/dates&gt;&lt;isbn&gt;1361-6137&lt;/isbn&gt;&lt;accession-num&gt;24338106&lt;/accession-num&gt;&lt;urls&gt;&lt;/urls&gt;&lt;custom2&gt;PMC10960641&lt;/custom2&gt;&lt;electronic-resource-num&gt;10.1002/14651858.CD004975.pub3&lt;/electronic-resource-num&gt;&lt;remote-database-provider&gt;NLM&lt;/remote-database-provider&gt;&lt;language&gt;eng&lt;/language&gt;&lt;/record&gt;&lt;/Cite&gt;&lt;/EndNote&gt;</w:instrText>
      </w:r>
      <w:r w:rsidR="008B2FF8">
        <w:fldChar w:fldCharType="separate"/>
      </w:r>
      <w:r w:rsidR="008B2FF8" w:rsidRPr="00453440">
        <w:rPr>
          <w:noProof/>
          <w:vertAlign w:val="superscript"/>
        </w:rPr>
        <w:t>63</w:t>
      </w:r>
      <w:r w:rsidR="008B2FF8">
        <w:fldChar w:fldCharType="end"/>
      </w:r>
      <w:r w:rsidR="008B2FF8">
        <w:t>) and even ear drops for children with perforated TM (2 doses/day for 7 days</w:t>
      </w:r>
      <w:r w:rsidR="008B2FF8">
        <w:fldChar w:fldCharType="begin"/>
      </w:r>
      <w:r w:rsidR="008B2FF8">
        <w:instrText xml:space="preserve"> ADDIN EN.CITE &lt;EndNote&gt;&lt;Cite&gt;&lt;Author&gt;Mayo Clinic&lt;/Author&gt;&lt;Year&gt;2025&lt;/Year&gt;&lt;RecNum&gt;1038&lt;/RecNum&gt;&lt;DisplayText&gt;&lt;style face="superscript"&gt;64&lt;/style&gt;&lt;/DisplayText&gt;&lt;record&gt;&lt;rec-number&gt;1038&lt;/rec-number&gt;&lt;foreign-keys&gt;&lt;key app="EN" db-id="9eawefdsprssx6e5ap4x5t5cxfvdst52arzp" timestamp="1756317572" guid="11c7df3f-c67f-4848-8833-85ede0fe7364"&gt;1038&lt;/key&gt;&lt;/foreign-keys&gt;&lt;ref-type name="Web Page"&gt;12&lt;/ref-type&gt;&lt;contributors&gt;&lt;authors&gt;&lt;author&gt;Mayo Clinic,&lt;/author&gt;&lt;/authors&gt;&lt;/contributors&gt;&lt;titles&gt;&lt;title&gt;Ciprofloxacin and dexamethasone (otic route)&lt;/title&gt;&lt;/titles&gt;&lt;dates&gt;&lt;year&gt;2025&lt;/year&gt;&lt;/dates&gt;&lt;urls&gt;&lt;related-urls&gt;&lt;url&gt;https://www.mayoclinic.org/drugs-supplements/ciprofloxacin-and-dexamethasone-otic-route/description/drg-20061674&lt;/url&gt;&lt;/related-urls&gt;&lt;/urls&gt;&lt;/record&gt;&lt;/Cite&gt;&lt;/EndNote&gt;</w:instrText>
      </w:r>
      <w:r w:rsidR="008B2FF8">
        <w:fldChar w:fldCharType="separate"/>
      </w:r>
      <w:r w:rsidR="008B2FF8" w:rsidRPr="00453440">
        <w:rPr>
          <w:noProof/>
          <w:vertAlign w:val="superscript"/>
        </w:rPr>
        <w:t>64</w:t>
      </w:r>
      <w:r w:rsidR="008B2FF8">
        <w:fldChar w:fldCharType="end"/>
      </w:r>
      <w:r w:rsidR="008B2FF8">
        <w:t xml:space="preserve">). This </w:t>
      </w:r>
      <w:r>
        <w:t>fast</w:t>
      </w:r>
      <w:r w:rsidR="008B2FF8">
        <w:t xml:space="preserve">-acting, single-application therapy would significantly improve outcomes by accelerating symptom resolution while avoiding </w:t>
      </w:r>
      <w:r>
        <w:t xml:space="preserve">adverse </w:t>
      </w:r>
      <w:r w:rsidR="008B2FF8">
        <w:t xml:space="preserve">side effects </w:t>
      </w:r>
      <w:r>
        <w:t xml:space="preserve">of </w:t>
      </w:r>
      <w:r w:rsidR="008B2FF8">
        <w:t>systemic antibiotics. It also eliminates challenges with repeated dosing, enabling faster return daily routines for children and caretakers</w:t>
      </w:r>
      <w:r>
        <w:t xml:space="preserve"> and leading to</w:t>
      </w:r>
      <w:r w:rsidR="008B2FF8">
        <w:t xml:space="preserve"> better health, economic, and quality of life outcomes.</w:t>
      </w:r>
      <w:r w:rsidR="008B2FF8">
        <w:fldChar w:fldCharType="begin"/>
      </w:r>
      <w:r w:rsidR="008B2FF8">
        <w:instrText xml:space="preserve"> ADDIN EN.CITE &lt;EndNote&gt;&lt;Cite&gt;&lt;Author&gt;Crawford&lt;/Author&gt;&lt;Year&gt;2017&lt;/Year&gt;&lt;RecNum&gt;1420&lt;/RecNum&gt;&lt;DisplayText&gt;&lt;style face="superscript"&gt;65&lt;/style&gt;&lt;/DisplayText&gt;&lt;record&gt;&lt;rec-number&gt;1420&lt;/rec-number&gt;&lt;foreign-keys&gt;&lt;key app="EN" db-id="9eawefdsprssx6e5ap4x5t5cxfvdst52arzp" timestamp="1772810292" guid="0e637b4d-6310-49f6-ab42-3c47c540c84b"&gt;1420&lt;/key&gt;&lt;/foreign-keys&gt;&lt;ref-type name="Journal Article"&gt;17&lt;/ref-type&gt;&lt;contributors&gt;&lt;authors&gt;&lt;author&gt;Crawford, Bruce&lt;/author&gt;&lt;author&gt;Hashim, Siti Sabzah Mohd&lt;/author&gt;&lt;author&gt;Prepageran, Narayanan&lt;/author&gt;&lt;author&gt;See, Goh Bee&lt;/author&gt;&lt;author&gt;Meier, Genevieve&lt;/author&gt;&lt;author&gt;Wada, Keiko&lt;/author&gt;&lt;author&gt;Coon, Cheryl&lt;/author&gt;&lt;author&gt;Delgleize, Emmanuelle&lt;/author&gt;&lt;author&gt;DeRosa, Michael&lt;/author&gt;&lt;/authors&gt;&lt;/contributors&gt;&lt;titles&gt;&lt;title&gt;Impact of pediatric acute otitis media on child and parental quality of life and associated productivity loss in Malaysia: a prospective observational study&lt;/title&gt;&lt;secondary-title&gt;Drugs-real world outcomes&lt;/secondary-title&gt;&lt;/titles&gt;&lt;periodical&gt;&lt;full-title&gt;Drugs-real world outcomes&lt;/full-title&gt;&lt;/periodical&gt;&lt;pages&gt;21-31&lt;/pages&gt;&lt;volume&gt;4&lt;/volume&gt;&lt;number&gt;1&lt;/number&gt;&lt;dates&gt;&lt;year&gt;2017&lt;/year&gt;&lt;/dates&gt;&lt;isbn&gt;2199-1154&lt;/isbn&gt;&lt;urls&gt;&lt;/urls&gt;&lt;/record&gt;&lt;/Cite&gt;&lt;/EndNote&gt;</w:instrText>
      </w:r>
      <w:r w:rsidR="008B2FF8">
        <w:fldChar w:fldCharType="separate"/>
      </w:r>
      <w:r w:rsidR="008B2FF8" w:rsidRPr="00453440">
        <w:rPr>
          <w:noProof/>
          <w:vertAlign w:val="superscript"/>
        </w:rPr>
        <w:t>65</w:t>
      </w:r>
      <w:r w:rsidR="008B2FF8">
        <w:fldChar w:fldCharType="end"/>
      </w:r>
      <w:r w:rsidR="008B2FF8">
        <w:t xml:space="preserve"> </w:t>
      </w:r>
      <w:r w:rsidR="002F2F7D">
        <w:t xml:space="preserve">Nonetheless, </w:t>
      </w:r>
      <w:r w:rsidR="008B2FF8">
        <w:t xml:space="preserve">Oto recognizes </w:t>
      </w:r>
      <w:r w:rsidR="008B2FF8">
        <w:lastRenderedPageBreak/>
        <w:t>that further increasing the antibiotic loading per dose can lead to two additional benefits: (</w:t>
      </w:r>
      <w:r w:rsidR="008B2FF8" w:rsidRPr="008B2FF8">
        <w:t>i</w:t>
      </w:r>
      <w:r w:rsidR="008B2FF8">
        <w:t>) shortening the 24-hour treatment window to</w:t>
      </w:r>
      <w:r>
        <w:t xml:space="preserve"> </w:t>
      </w:r>
      <w:r w:rsidR="008B2FF8">
        <w:t>a few hours</w:t>
      </w:r>
      <w:r w:rsidR="00F01C81">
        <w:t xml:space="preserve"> would enhance</w:t>
      </w:r>
      <w:r w:rsidR="008B2FF8">
        <w:t xml:space="preserve"> symptom relief and reduc</w:t>
      </w:r>
      <w:r w:rsidR="00F01C81">
        <w:t>e</w:t>
      </w:r>
      <w:r w:rsidR="008B2FF8">
        <w:t xml:space="preserve"> lost productivity; (</w:t>
      </w:r>
      <w:r w:rsidR="008B2FF8" w:rsidRPr="008B2FF8">
        <w:t>ii</w:t>
      </w:r>
      <w:r w:rsidR="008B2FF8">
        <w:t xml:space="preserve">) the pathogens with higher MICs can become treatable. In this project, Oto aims to increase the antibiotic dose and establish safety and efficacy </w:t>
      </w:r>
      <w:r w:rsidR="00F01C81">
        <w:t>of</w:t>
      </w:r>
      <w:r w:rsidR="008B2FF8">
        <w:t xml:space="preserve"> eliminating</w:t>
      </w:r>
      <w:r w:rsidR="00F01C81">
        <w:t xml:space="preserve"> </w:t>
      </w:r>
      <w:r w:rsidR="00F01C81">
        <w:rPr>
          <w:i/>
          <w:iCs/>
        </w:rPr>
        <w:t xml:space="preserve">S. pneumoniae </w:t>
      </w:r>
      <w:r w:rsidR="00F01C81">
        <w:t xml:space="preserve">and </w:t>
      </w:r>
      <w:r w:rsidR="00F01C81">
        <w:rPr>
          <w:i/>
          <w:iCs/>
        </w:rPr>
        <w:t>M. catarrhalis</w:t>
      </w:r>
      <w:r w:rsidR="00F01C81">
        <w:t xml:space="preserve">, two other </w:t>
      </w:r>
      <w:r w:rsidR="008B2FF8">
        <w:t>common AOM pathogens.</w:t>
      </w:r>
    </w:p>
    <w:tbl>
      <w:tblPr>
        <w:tblStyle w:val="a5"/>
        <w:tblpPr w:leftFromText="144" w:rightFromText="144" w:vertAnchor="page" w:horzAnchor="margin" w:tblpXSpec="right" w:tblpY="721"/>
        <w:tblOverlap w:val="never"/>
        <w:tblW w:w="67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45"/>
      </w:tblGrid>
      <w:tr w:rsidR="00DA3D22" w14:paraId="264DC482" w14:textId="77777777" w:rsidTr="00DA3D22">
        <w:trPr>
          <w:trHeight w:val="2150"/>
        </w:trPr>
        <w:tc>
          <w:tcPr>
            <w:tcW w:w="6745" w:type="dxa"/>
          </w:tcPr>
          <w:p w14:paraId="4783CC9F" w14:textId="493EE229" w:rsidR="00DA3D22" w:rsidRDefault="00DA3D22" w:rsidP="00DA3D22">
            <w:pPr>
              <w:pStyle w:val="Heading2"/>
              <w:widowControl w:val="0"/>
              <w:spacing w:after="40" w:line="240" w:lineRule="exact"/>
              <w:rPr>
                <w:sz w:val="20"/>
                <w:szCs w:val="20"/>
              </w:rPr>
            </w:pPr>
            <w:r w:rsidRPr="00B1378E">
              <w:rPr>
                <w:color w:val="000000"/>
                <w:sz w:val="18"/>
                <w:szCs w:val="18"/>
              </w:rPr>
              <w:t xml:space="preserve">Figure 6: </w:t>
            </w:r>
            <w:r w:rsidR="00EC6D3E" w:rsidRPr="00EC6D3E">
              <w:rPr>
                <w:b w:val="0"/>
                <w:bCs w:val="0"/>
                <w:color w:val="000000"/>
                <w:sz w:val="18"/>
                <w:szCs w:val="18"/>
              </w:rPr>
              <w:t>Initial safety indicated by no</w:t>
            </w:r>
            <w:r w:rsidRPr="00EC6D3E">
              <w:rPr>
                <w:b w:val="0"/>
                <w:bCs w:val="0"/>
                <w:color w:val="000000"/>
                <w:sz w:val="18"/>
                <w:szCs w:val="18"/>
              </w:rPr>
              <w:t xml:space="preserve"> TM damage after treatment</w:t>
            </w:r>
            <w:r w:rsidR="00EC6D3E" w:rsidRPr="00EC6D3E">
              <w:rPr>
                <w:b w:val="0"/>
                <w:bCs w:val="0"/>
                <w:color w:val="000000"/>
                <w:sz w:val="18"/>
                <w:szCs w:val="18"/>
              </w:rPr>
              <w:t>.</w:t>
            </w:r>
            <w:r w:rsidR="00EC6D3E">
              <w:rPr>
                <w:noProof/>
              </w:rPr>
              <w:t xml:space="preserve"> </w:t>
            </w:r>
            <w:r>
              <w:rPr>
                <w:noProof/>
              </w:rPr>
              <w:drawing>
                <wp:anchor distT="0" distB="0" distL="114300" distR="114300" simplePos="0" relativeHeight="251748352" behindDoc="0" locked="0" layoutInCell="1" hidden="0" allowOverlap="1" wp14:anchorId="1078736A" wp14:editId="77F06838">
                  <wp:simplePos x="0" y="0"/>
                  <wp:positionH relativeFrom="column">
                    <wp:posOffset>-65404</wp:posOffset>
                  </wp:positionH>
                  <wp:positionV relativeFrom="paragraph">
                    <wp:posOffset>0</wp:posOffset>
                  </wp:positionV>
                  <wp:extent cx="4310452" cy="1278767"/>
                  <wp:effectExtent l="0" t="0" r="0" b="0"/>
                  <wp:wrapSquare wrapText="bothSides" distT="0" distB="0" distL="114300" distR="114300"/>
                  <wp:docPr id="7" name="image2.jpg" descr="A close-up of a microscop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close-up of a microscope&#10;&#10;AI-generated content may be incorrect."/>
                          <pic:cNvPicPr preferRelativeResize="0"/>
                        </pic:nvPicPr>
                        <pic:blipFill>
                          <a:blip r:embed="rId15"/>
                          <a:srcRect/>
                          <a:stretch>
                            <a:fillRect/>
                          </a:stretch>
                        </pic:blipFill>
                        <pic:spPr>
                          <a:xfrm>
                            <a:off x="0" y="0"/>
                            <a:ext cx="4310452" cy="1278767"/>
                          </a:xfrm>
                          <a:prstGeom prst="rect">
                            <a:avLst/>
                          </a:prstGeom>
                          <a:ln/>
                        </pic:spPr>
                      </pic:pic>
                    </a:graphicData>
                  </a:graphic>
                </wp:anchor>
              </w:drawing>
            </w:r>
          </w:p>
        </w:tc>
      </w:tr>
    </w:tbl>
    <w:p w14:paraId="7783D799" w14:textId="5ED23A7C" w:rsidR="00075BC0" w:rsidRDefault="00000000" w:rsidP="009D6233">
      <w:pPr>
        <w:pStyle w:val="Heading2"/>
        <w:keepNext w:val="0"/>
        <w:keepLines w:val="0"/>
        <w:widowControl w:val="0"/>
        <w:spacing w:after="40" w:line="240" w:lineRule="exact"/>
      </w:pPr>
      <w:r>
        <w:t xml:space="preserve">D.2 Aim 1: Optimize the formulation to reduce response time (performed by Oto, </w:t>
      </w:r>
      <w:r w:rsidRPr="00B859B8">
        <w:rPr>
          <w:i/>
          <w:iCs/>
        </w:rPr>
        <w:t>M</w:t>
      </w:r>
      <w:r w:rsidR="00B859B8" w:rsidRPr="00B859B8">
        <w:rPr>
          <w:i/>
          <w:iCs/>
        </w:rPr>
        <w:t xml:space="preserve">onths </w:t>
      </w:r>
      <w:r w:rsidRPr="00B859B8">
        <w:rPr>
          <w:i/>
          <w:iCs/>
        </w:rPr>
        <w:t>1-8</w:t>
      </w:r>
      <w:r>
        <w:t>)</w:t>
      </w:r>
    </w:p>
    <w:p w14:paraId="17F30ACF" w14:textId="29B54D2B" w:rsidR="00075BC0" w:rsidRPr="00920B9E" w:rsidRDefault="00000000" w:rsidP="009D6233">
      <w:pPr>
        <w:spacing w:after="40" w:line="240" w:lineRule="exact"/>
      </w:pPr>
      <w:r w:rsidRPr="00920B9E">
        <w:rPr>
          <w:b/>
          <w:bCs/>
        </w:rPr>
        <w:t xml:space="preserve">Rationale: </w:t>
      </w:r>
      <w:r w:rsidRPr="00920B9E">
        <w:t xml:space="preserve">To broaden pathogen coverage and shorten </w:t>
      </w:r>
      <w:r w:rsidR="008B2FF8">
        <w:t xml:space="preserve">curing </w:t>
      </w:r>
      <w:r w:rsidR="00F01C81">
        <w:t>time</w:t>
      </w:r>
      <w:r w:rsidRPr="00920B9E">
        <w:t>, Oto will increase antibiotic loading and optimize the release kinetics while maintaining the demonstrated ease of gelation and handling.</w:t>
      </w:r>
    </w:p>
    <w:p w14:paraId="61F27533" w14:textId="69931EC2" w:rsidR="00075BC0" w:rsidRPr="00920B9E" w:rsidRDefault="00000000" w:rsidP="009D6233">
      <w:pPr>
        <w:spacing w:after="40" w:line="240" w:lineRule="exact"/>
      </w:pPr>
      <w:r w:rsidRPr="00920B9E">
        <w:rPr>
          <w:b/>
          <w:bCs/>
        </w:rPr>
        <w:t xml:space="preserve">Design of Experiments: </w:t>
      </w:r>
      <w:r w:rsidRPr="00920B9E">
        <w:rPr>
          <w:rFonts w:eastAsia="Arial Unicode MS"/>
        </w:rPr>
        <w:t xml:space="preserve">Oto will optimize liposomal hydrogel formulations for rapid </w:t>
      </w:r>
      <w:r w:rsidR="008B2FF8">
        <w:rPr>
          <w:rFonts w:eastAsia="Arial Unicode MS"/>
        </w:rPr>
        <w:t>trans-TM</w:t>
      </w:r>
      <w:r w:rsidRPr="00920B9E">
        <w:rPr>
          <w:rFonts w:eastAsia="Arial Unicode MS"/>
        </w:rPr>
        <w:t xml:space="preserve"> delivery</w:t>
      </w:r>
      <w:r w:rsidR="001F104A">
        <w:rPr>
          <w:rFonts w:eastAsia="Arial Unicode MS"/>
        </w:rPr>
        <w:t xml:space="preserve"> by varying </w:t>
      </w:r>
      <w:r w:rsidR="002F2F7D">
        <w:rPr>
          <w:rFonts w:eastAsia="Arial Unicode MS"/>
        </w:rPr>
        <w:t>two</w:t>
      </w:r>
      <w:r w:rsidR="001F104A">
        <w:rPr>
          <w:rFonts w:eastAsia="Arial Unicode MS"/>
        </w:rPr>
        <w:t xml:space="preserve"> ke</w:t>
      </w:r>
      <w:r w:rsidRPr="00920B9E">
        <w:rPr>
          <w:rFonts w:eastAsia="Arial Unicode MS"/>
        </w:rPr>
        <w:t xml:space="preserve">y </w:t>
      </w:r>
      <w:r w:rsidR="001F104A">
        <w:rPr>
          <w:rFonts w:eastAsia="Arial Unicode MS"/>
        </w:rPr>
        <w:t xml:space="preserve">formulation </w:t>
      </w:r>
      <w:r w:rsidRPr="00920B9E">
        <w:rPr>
          <w:rFonts w:eastAsia="Arial Unicode MS"/>
        </w:rPr>
        <w:t>factors</w:t>
      </w:r>
      <w:r w:rsidR="002F2F7D">
        <w:rPr>
          <w:rFonts w:eastAsia="Arial Unicode MS"/>
        </w:rPr>
        <w:t xml:space="preserve">: </w:t>
      </w:r>
      <w:r w:rsidRPr="00920B9E">
        <w:rPr>
          <w:rFonts w:eastAsia="Arial Unicode MS"/>
        </w:rPr>
        <w:t>liposome composition (DSPG mol%, polyethylene glycol, cholesterol ratios; mean diameter 100–160 nm; PDI &lt;0.2) and ciprofloxacin loading (≥60% encapsulation, 0.5–3.0 mg per</w:t>
      </w:r>
      <w:r w:rsidR="001F104A">
        <w:rPr>
          <w:rFonts w:eastAsia="Arial Unicode MS"/>
        </w:rPr>
        <w:t>-</w:t>
      </w:r>
      <w:r w:rsidRPr="00920B9E">
        <w:rPr>
          <w:rFonts w:eastAsia="Arial Unicode MS"/>
        </w:rPr>
        <w:t>ear equivalent</w:t>
      </w:r>
      <w:r w:rsidR="002F2F7D">
        <w:rPr>
          <w:rFonts w:eastAsia="Arial Unicode MS"/>
        </w:rPr>
        <w:t>.</w:t>
      </w:r>
      <w:r w:rsidRPr="00920B9E">
        <w:rPr>
          <w:rFonts w:eastAsia="Arial Unicode MS"/>
        </w:rPr>
        <w:t xml:space="preserve"> Resolution IV fractional factorial </w:t>
      </w:r>
      <w:r w:rsidR="00F01C81">
        <w:rPr>
          <w:rFonts w:eastAsia="Arial Unicode MS"/>
        </w:rPr>
        <w:t>DoE</w:t>
      </w:r>
      <w:r w:rsidRPr="00920B9E">
        <w:rPr>
          <w:rFonts w:eastAsia="Arial Unicode MS"/>
        </w:rPr>
        <w:t xml:space="preserve"> will be used, which allow</w:t>
      </w:r>
      <w:r w:rsidR="002F2F7D">
        <w:rPr>
          <w:rFonts w:eastAsia="Arial Unicode MS"/>
        </w:rPr>
        <w:t>s</w:t>
      </w:r>
      <w:r w:rsidRPr="00920B9E">
        <w:rPr>
          <w:rFonts w:eastAsia="Arial Unicode MS"/>
        </w:rPr>
        <w:t xml:space="preserve"> estimation of main effects and two-factor interactions while </w:t>
      </w:r>
      <w:r w:rsidR="00A55A03">
        <w:rPr>
          <w:rFonts w:eastAsia="Arial Unicode MS"/>
        </w:rPr>
        <w:t xml:space="preserve">only </w:t>
      </w:r>
      <w:r w:rsidRPr="00920B9E">
        <w:rPr>
          <w:rFonts w:eastAsia="Arial Unicode MS"/>
        </w:rPr>
        <w:t xml:space="preserve">confounding higher-order interactions that are less likely to be significant. JMP Pro (SAS Institute) and Design-Expert (Stat-Ease) will be used to </w:t>
      </w:r>
      <w:r w:rsidR="00A55A03">
        <w:rPr>
          <w:rFonts w:eastAsia="Arial Unicode MS"/>
        </w:rPr>
        <w:t>build</w:t>
      </w:r>
      <w:r w:rsidRPr="00920B9E">
        <w:rPr>
          <w:rFonts w:eastAsia="Arial Unicode MS"/>
        </w:rPr>
        <w:t xml:space="preserve"> the design matrix</w:t>
      </w:r>
      <w:r w:rsidR="00A55A03">
        <w:rPr>
          <w:rFonts w:eastAsia="Arial Unicode MS"/>
        </w:rPr>
        <w:t xml:space="preserve"> and</w:t>
      </w:r>
      <w:r w:rsidRPr="00920B9E">
        <w:rPr>
          <w:rFonts w:eastAsia="Arial Unicode MS"/>
        </w:rPr>
        <w:t xml:space="preserve"> </w:t>
      </w:r>
      <w:r w:rsidR="00A55A03">
        <w:rPr>
          <w:rFonts w:eastAsia="Arial Unicode MS"/>
        </w:rPr>
        <w:t>select</w:t>
      </w:r>
      <w:r w:rsidRPr="00920B9E">
        <w:rPr>
          <w:rFonts w:eastAsia="Arial Unicode MS"/>
        </w:rPr>
        <w:t xml:space="preserve"> the most information-rich combinations. Candidate formulations will</w:t>
      </w:r>
      <w:r w:rsidR="001F104A">
        <w:rPr>
          <w:rFonts w:eastAsia="Arial Unicode MS"/>
        </w:rPr>
        <w:t xml:space="preserve"> ensure</w:t>
      </w:r>
      <w:r w:rsidRPr="00920B9E">
        <w:rPr>
          <w:rFonts w:eastAsia="Arial Unicode MS"/>
        </w:rPr>
        <w:t xml:space="preserve"> clinically</w:t>
      </w:r>
      <w:r w:rsidR="00A55A03">
        <w:rPr>
          <w:rFonts w:eastAsia="Arial Unicode MS"/>
        </w:rPr>
        <w:t>-</w:t>
      </w:r>
      <w:r w:rsidRPr="00920B9E">
        <w:rPr>
          <w:rFonts w:eastAsia="Arial Unicode MS"/>
        </w:rPr>
        <w:t xml:space="preserve">relevant </w:t>
      </w:r>
      <w:r w:rsidR="001F104A">
        <w:rPr>
          <w:rFonts w:eastAsia="Arial Unicode MS"/>
        </w:rPr>
        <w:t>MIC values</w:t>
      </w:r>
      <w:r w:rsidRPr="00920B9E">
        <w:rPr>
          <w:rFonts w:eastAsia="Arial Unicode MS"/>
        </w:rPr>
        <w:t xml:space="preserve"> </w:t>
      </w:r>
      <w:r w:rsidR="001F104A">
        <w:rPr>
          <w:rFonts w:eastAsia="Arial Unicode MS"/>
        </w:rPr>
        <w:t>of</w:t>
      </w:r>
      <w:r w:rsidRPr="00920B9E">
        <w:rPr>
          <w:rFonts w:eastAsia="Arial Unicode MS"/>
        </w:rPr>
        <w:t xml:space="preserve"> </w:t>
      </w:r>
      <w:r w:rsidRPr="00920B9E">
        <w:rPr>
          <w:i/>
          <w:iCs/>
        </w:rPr>
        <w:t>S. pneumoniae</w:t>
      </w:r>
      <w:r w:rsidRPr="00920B9E">
        <w:t xml:space="preserve"> and</w:t>
      </w:r>
      <w:r w:rsidRPr="00920B9E">
        <w:rPr>
          <w:i/>
          <w:iCs/>
        </w:rPr>
        <w:t xml:space="preserve"> M. catarrhalis</w:t>
      </w:r>
      <w:r w:rsidR="001F104A">
        <w:t xml:space="preserve"> </w:t>
      </w:r>
      <w:r w:rsidRPr="00920B9E">
        <w:t xml:space="preserve">are adequately sampled. A regression analysis that accounts for the impact of all key metrics will be used to </w:t>
      </w:r>
      <w:r w:rsidR="00A55A03">
        <w:t>select</w:t>
      </w:r>
      <w:r w:rsidRPr="00920B9E">
        <w:t xml:space="preserve"> the top performing formulations, then confirmatory runs will be conducted to validate reproducibility.</w:t>
      </w:r>
    </w:p>
    <w:p w14:paraId="2D8702BD" w14:textId="569699DB" w:rsidR="00075BC0" w:rsidRPr="00920B9E" w:rsidRDefault="00000000" w:rsidP="009D6233">
      <w:pPr>
        <w:spacing w:after="40" w:line="240" w:lineRule="exact"/>
      </w:pPr>
      <w:r w:rsidRPr="00920B9E">
        <w:rPr>
          <w:b/>
          <w:bCs/>
        </w:rPr>
        <w:t xml:space="preserve">Analysis and Down Selection: </w:t>
      </w:r>
      <w:r w:rsidRPr="00920B9E">
        <w:rPr>
          <w:rFonts w:eastAsia="Arial Unicode MS"/>
        </w:rPr>
        <w:t xml:space="preserve">Oto will </w:t>
      </w:r>
      <w:r w:rsidRPr="00920B9E">
        <w:t xml:space="preserve">collect transport, release, and rheology data across all </w:t>
      </w:r>
      <w:r w:rsidR="00A55A03">
        <w:t>groups</w:t>
      </w:r>
      <w:r w:rsidRPr="00920B9E">
        <w:t xml:space="preserve">. A nonparametric Friedman’s test with 80% power and </w:t>
      </w:r>
      <w:r w:rsidRPr="00920B9E">
        <w:rPr>
          <w:i/>
          <w:iCs/>
        </w:rPr>
        <w:t>α</w:t>
      </w:r>
      <w:r w:rsidRPr="00920B9E">
        <w:t xml:space="preserve">=0.05 indicated </w:t>
      </w:r>
      <w:r w:rsidR="00F01C81">
        <w:t>that n=</w:t>
      </w:r>
      <w:r w:rsidRPr="00920B9E">
        <w:t xml:space="preserve">4 per formulation is sufficient </w:t>
      </w:r>
      <w:r w:rsidR="00F01C81">
        <w:t xml:space="preserve">for </w:t>
      </w:r>
      <w:r w:rsidRPr="00920B9E">
        <w:t>a medium-large effect size (</w:t>
      </w:r>
      <w:r w:rsidRPr="00920B9E">
        <w:rPr>
          <w:i/>
          <w:iCs/>
        </w:rPr>
        <w:t>Kendall’s W</w:t>
      </w:r>
      <w:r w:rsidRPr="00920B9E">
        <w:t xml:space="preserve">=0.5). </w:t>
      </w:r>
      <w:r w:rsidRPr="00F01C81">
        <w:rPr>
          <w:i/>
          <w:iCs/>
        </w:rPr>
        <w:t>Ex</w:t>
      </w:r>
      <w:r w:rsidR="00F01C81" w:rsidRPr="00F01C81">
        <w:rPr>
          <w:i/>
          <w:iCs/>
        </w:rPr>
        <w:t>-</w:t>
      </w:r>
      <w:r w:rsidRPr="00F01C81">
        <w:rPr>
          <w:i/>
          <w:iCs/>
        </w:rPr>
        <w:t>vivo</w:t>
      </w:r>
      <w:r w:rsidRPr="00920B9E">
        <w:t xml:space="preserve"> transport will be assessed </w:t>
      </w:r>
      <w:r w:rsidR="00F01C81">
        <w:t xml:space="preserve">in </w:t>
      </w:r>
      <w:commentRangeStart w:id="18"/>
      <w:commentRangeStart w:id="19"/>
      <w:commentRangeStart w:id="20"/>
      <w:r w:rsidRPr="00920B9E">
        <w:t>freshly</w:t>
      </w:r>
      <w:r w:rsidR="00F01C81">
        <w:t>-</w:t>
      </w:r>
      <w:r w:rsidRPr="00920B9E">
        <w:t>harvested chinchilla TMs</w:t>
      </w:r>
      <w:ins w:id="21" w:author="Kathryn Przybysz" w:date="2026-04-01T16:01:00Z" w16du:dateUtc="2026-04-01T20:01:00Z">
        <w:r w:rsidR="0007788D">
          <w:t xml:space="preserve"> from chinchillas infected with </w:t>
        </w:r>
        <w:r w:rsidR="00160B9D">
          <w:t xml:space="preserve">OM pathogens </w:t>
        </w:r>
        <w:r w:rsidR="00160B9D">
          <w:rPr>
            <w:i/>
            <w:iCs/>
          </w:rPr>
          <w:t>NTHi, S. pneumonia</w:t>
        </w:r>
      </w:ins>
      <w:ins w:id="22" w:author="Kathryn Przybysz" w:date="2026-04-01T16:02:00Z" w16du:dateUtc="2026-04-01T20:02:00Z">
        <w:r w:rsidR="00160B9D">
          <w:rPr>
            <w:i/>
            <w:iCs/>
          </w:rPr>
          <w:t xml:space="preserve">e, and M catarrhalis </w:t>
        </w:r>
        <w:r w:rsidR="00160B9D">
          <w:t>via transbullar inoculation</w:t>
        </w:r>
      </w:ins>
      <w:ins w:id="23" w:author="Kathryn Przybysz" w:date="2026-04-01T16:03:00Z" w16du:dateUtc="2026-04-01T20:03:00Z">
        <w:r w:rsidR="00160B9D">
          <w:t>.</w:t>
        </w:r>
      </w:ins>
      <w:r w:rsidR="00160B9D">
        <w:fldChar w:fldCharType="begin"/>
      </w:r>
      <w:r w:rsidR="00160B9D">
        <w:instrText xml:space="preserve"> ADDIN EN.CITE &lt;EndNote&gt;&lt;Cite&gt;&lt;Author&gt;Bakaletz&lt;/Author&gt;&lt;Year&gt;2009&lt;/Year&gt;&lt;RecNum&gt;1421&lt;/RecNum&gt;&lt;DisplayText&gt;&lt;style face="superscript"&gt;66,67&lt;/style&gt;&lt;/DisplayText&gt;&lt;record&gt;&lt;rec-number&gt;1421&lt;/rec-number&gt;&lt;foreign-keys&gt;&lt;key app="EN" db-id="9eawefdsprssx6e5ap4x5t5cxfvdst52arzp" timestamp="1772810293" guid="94ccf257-edab-4973-9505-8fce6e6a080e"&gt;1421&lt;/key&gt;&lt;/foreign-keys&gt;&lt;ref-type name="Journal Article"&gt;17&lt;/ref-type&gt;&lt;contributors&gt;&lt;authors&gt;&lt;author&gt;Bakaletz, Lauren O&lt;/author&gt;&lt;/authors&gt;&lt;/contributors&gt;&lt;titles&gt;&lt;title&gt;Chinchilla as a robust, reproducible and polymicrobial model of otitis media and its prevention&lt;/title&gt;&lt;secondary-title&gt;Expert review of vaccines&lt;/secondary-title&gt;&lt;/titles&gt;&lt;periodical&gt;&lt;full-title&gt;Expert review of vaccines&lt;/full-title&gt;&lt;/periodical&gt;&lt;pages&gt;1063-1082&lt;/pages&gt;&lt;volume&gt;8&lt;/volume&gt;&lt;number&gt;8&lt;/number&gt;&lt;dates&gt;&lt;year&gt;2009&lt;/year&gt;&lt;/dates&gt;&lt;isbn&gt;1476-0584&lt;/isbn&gt;&lt;urls&gt;&lt;/urls&gt;&lt;/record&gt;&lt;/Cite&gt;&lt;Cite&gt;&lt;Author&gt;Brown&lt;/Author&gt;&lt;Year&gt;2007&lt;/Year&gt;&lt;RecNum&gt;1422&lt;/RecNum&gt;&lt;record&gt;&lt;rec-number&gt;1422&lt;/rec-number&gt;&lt;foreign-keys&gt;&lt;key app="EN" db-id="9eawefdsprssx6e5ap4x5t5cxfvdst52arzp" timestamp="1772810293" guid="c1d98d65-abbc-467c-8ec6-0c4cc646bfd8"&gt;1422&lt;/key&gt;&lt;/foreign-keys&gt;&lt;ref-type name="Journal Article"&gt;17&lt;/ref-type&gt;&lt;contributors&gt;&lt;authors&gt;&lt;author&gt;Brown, Cyndi&lt;/author&gt;&lt;/authors&gt;&lt;/contributors&gt;&lt;titles&gt;&lt;title&gt;Middle ear sample collection in the chinchilla&lt;/title&gt;&lt;secondary-title&gt;Lab animal&lt;/secondary-title&gt;&lt;/titles&gt;&lt;periodical&gt;&lt;full-title&gt;Lab Animal&lt;/full-title&gt;&lt;/periodical&gt;&lt;pages&gt;22-23&lt;/pages&gt;&lt;volume&gt;36&lt;/volume&gt;&lt;number&gt;9&lt;/number&gt;&lt;dates&gt;&lt;year&gt;2007&lt;/year&gt;&lt;/dates&gt;&lt;isbn&gt;0093-7355&lt;/isbn&gt;&lt;urls&gt;&lt;/urls&gt;&lt;/record&gt;&lt;/Cite&gt;&lt;/EndNote&gt;</w:instrText>
      </w:r>
      <w:r w:rsidR="00160B9D">
        <w:fldChar w:fldCharType="separate"/>
      </w:r>
      <w:r w:rsidR="00160B9D" w:rsidRPr="00160B9D">
        <w:rPr>
          <w:noProof/>
          <w:vertAlign w:val="superscript"/>
        </w:rPr>
        <w:t>66,67</w:t>
      </w:r>
      <w:r w:rsidR="00160B9D">
        <w:fldChar w:fldCharType="end"/>
      </w:r>
      <w:ins w:id="24" w:author="Kathryn Przybysz" w:date="2026-04-01T16:03:00Z" w16du:dateUtc="2026-04-01T20:03:00Z">
        <w:r w:rsidR="00160B9D">
          <w:t xml:space="preserve"> Quantification of </w:t>
        </w:r>
      </w:ins>
      <w:r w:rsidR="00160B9D">
        <w:t>ciprofloxacin</w:t>
      </w:r>
      <w:r w:rsidR="00F01C81">
        <w:t xml:space="preserve"> </w:t>
      </w:r>
      <w:commentRangeEnd w:id="18"/>
      <w:r w:rsidR="00F01C81" w:rsidRPr="00920B9E" w:rsidDel="00160B9D">
        <w:rPr>
          <w:rStyle w:val="CommentReference"/>
          <w:sz w:val="22"/>
          <w:szCs w:val="22"/>
        </w:rPr>
        <w:commentReference w:id="18"/>
      </w:r>
      <w:commentRangeEnd w:id="19"/>
      <w:r w:rsidR="00857C3D" w:rsidRPr="00920B9E" w:rsidDel="00160B9D">
        <w:rPr>
          <w:rStyle w:val="CommentReference"/>
          <w:sz w:val="22"/>
          <w:szCs w:val="22"/>
        </w:rPr>
        <w:commentReference w:id="19"/>
      </w:r>
      <w:commentRangeEnd w:id="20"/>
      <w:r w:rsidR="00160B9D" w:rsidRPr="00920B9E">
        <w:rPr>
          <w:rStyle w:val="CommentReference"/>
          <w:sz w:val="22"/>
          <w:szCs w:val="22"/>
        </w:rPr>
        <w:commentReference w:id="20"/>
      </w:r>
      <w:r w:rsidRPr="00920B9E">
        <w:t xml:space="preserve">by HPLC/UV and liposomes via fluorescence </w:t>
      </w:r>
      <w:r w:rsidR="00160B9D">
        <w:t xml:space="preserve">will be performed for </w:t>
      </w:r>
      <w:r w:rsidRPr="00920B9E">
        <w:t>3 d</w:t>
      </w:r>
      <w:r w:rsidR="00F01C81">
        <w:t>ays</w:t>
      </w:r>
      <w:r w:rsidRPr="00920B9E">
        <w:t xml:space="preserve">. Release kinetics will be measured under infinite-sink conditions at 37 °C, monitoring liposome integrity with </w:t>
      </w:r>
      <w:r w:rsidR="00A55A03">
        <w:t>DLS</w:t>
      </w:r>
      <w:r w:rsidRPr="00920B9E">
        <w:t xml:space="preserve"> and cumulative drug release at </w:t>
      </w:r>
      <w:commentRangeStart w:id="25"/>
      <w:commentRangeStart w:id="26"/>
      <w:commentRangeStart w:id="27"/>
      <w:commentRangeStart w:id="28"/>
      <w:r w:rsidRPr="00920B9E">
        <w:t xml:space="preserve">timepoints aligning with standard practice: </w:t>
      </w:r>
      <w:commentRangeEnd w:id="28"/>
      <w:r w:rsidR="008B2FF8" w:rsidRPr="00920B9E">
        <w:rPr>
          <w:rStyle w:val="CommentReference"/>
          <w:rFonts w:eastAsia="Arial Unicode MS"/>
          <w:sz w:val="22"/>
          <w:szCs w:val="22"/>
        </w:rPr>
        <w:commentReference w:id="28"/>
      </w:r>
      <w:commentRangeEnd w:id="25"/>
      <w:r w:rsidR="008B2FF8" w:rsidRPr="00920B9E">
        <w:rPr>
          <w:rStyle w:val="CommentReference"/>
          <w:rFonts w:eastAsia="Arial Unicode MS"/>
          <w:sz w:val="22"/>
          <w:szCs w:val="22"/>
        </w:rPr>
        <w:commentReference w:id="25"/>
      </w:r>
      <w:commentRangeEnd w:id="26"/>
      <w:r w:rsidR="00453440" w:rsidRPr="00920B9E">
        <w:rPr>
          <w:rStyle w:val="CommentReference"/>
          <w:rFonts w:eastAsia="Arial Unicode MS"/>
          <w:sz w:val="22"/>
          <w:szCs w:val="22"/>
        </w:rPr>
        <w:commentReference w:id="26"/>
      </w:r>
      <w:commentRangeEnd w:id="27"/>
      <w:r w:rsidR="00857C3D" w:rsidRPr="00920B9E">
        <w:rPr>
          <w:rStyle w:val="CommentReference"/>
          <w:rFonts w:eastAsia="Arial Unicode MS"/>
          <w:sz w:val="22"/>
          <w:szCs w:val="22"/>
        </w:rPr>
        <w:commentReference w:id="27"/>
      </w:r>
      <w:r w:rsidRPr="00920B9E">
        <w:rPr>
          <w:rFonts w:eastAsia="Arial Unicode MS"/>
        </w:rPr>
        <w:t>2, 6, 12, 24, 48, and 72 h</w:t>
      </w:r>
      <w:r w:rsidR="000E3755">
        <w:rPr>
          <w:rFonts w:eastAsia="Arial Unicode MS"/>
        </w:rPr>
        <w:t>.</w:t>
      </w:r>
      <w:r w:rsidR="00453440">
        <w:rPr>
          <w:rFonts w:eastAsia="Arial Unicode MS"/>
        </w:rPr>
        <w:fldChar w:fldCharType="begin">
          <w:fldData xml:space="preserve">PEVuZE5vdGU+PENpdGU+PEF1dGhvcj5ZYW5nPC9BdXRob3I+PFllYXI+MjAxNjwvWWVhcj48UmVj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</w:fldData>
        </w:fldChar>
      </w:r>
      <w:r w:rsidR="00160B9D">
        <w:rPr>
          <w:rFonts w:eastAsia="Arial Unicode MS"/>
        </w:rPr>
        <w:instrText xml:space="preserve"> ADDIN EN.CITE </w:instrText>
      </w:r>
      <w:r w:rsidR="00160B9D">
        <w:rPr>
          <w:rFonts w:eastAsia="Arial Unicode MS"/>
        </w:rPr>
        <w:fldChar w:fldCharType="begin">
          <w:fldData xml:space="preserve">PEVuZE5vdGU+PENpdGU+PEF1dGhvcj5ZYW5nPC9BdXRob3I+PFllYXI+MjAxNjwvWWVhcj48UmVj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</w:fldData>
        </w:fldChar>
      </w:r>
      <w:r w:rsidR="00160B9D">
        <w:rPr>
          <w:rFonts w:eastAsia="Arial Unicode MS"/>
        </w:rPr>
        <w:instrText xml:space="preserve"> ADDIN EN.CITE.DATA </w:instrText>
      </w:r>
      <w:r w:rsidR="00160B9D">
        <w:rPr>
          <w:rFonts w:eastAsia="Arial Unicode MS"/>
        </w:rPr>
      </w:r>
      <w:r w:rsidR="00160B9D">
        <w:rPr>
          <w:rFonts w:eastAsia="Arial Unicode MS"/>
        </w:rPr>
        <w:fldChar w:fldCharType="end"/>
      </w:r>
      <w:r w:rsidR="00453440">
        <w:rPr>
          <w:rFonts w:eastAsia="Arial Unicode MS"/>
        </w:rPr>
      </w:r>
      <w:r w:rsidR="00453440">
        <w:rPr>
          <w:rFonts w:eastAsia="Arial Unicode MS"/>
        </w:rPr>
        <w:fldChar w:fldCharType="separate"/>
      </w:r>
      <w:r w:rsidR="00160B9D" w:rsidRPr="00160B9D">
        <w:rPr>
          <w:rFonts w:eastAsia="Arial Unicode MS"/>
          <w:noProof/>
          <w:vertAlign w:val="superscript"/>
        </w:rPr>
        <w:t>18,68-70</w:t>
      </w:r>
      <w:r w:rsidR="00453440">
        <w:rPr>
          <w:rFonts w:eastAsia="Arial Unicode MS"/>
        </w:rPr>
        <w:fldChar w:fldCharType="end"/>
      </w:r>
      <w:r w:rsidR="000E3755">
        <w:rPr>
          <w:rFonts w:eastAsia="Arial Unicode MS"/>
        </w:rPr>
        <w:t xml:space="preserve"> </w:t>
      </w:r>
      <w:r w:rsidRPr="00920B9E">
        <w:rPr>
          <w:rFonts w:eastAsia="Arial Unicode MS"/>
        </w:rPr>
        <w:t xml:space="preserve">Gelation will be characterized by oscillatory shear rheology measurements (storage/loss moduli vs. temperature) and syringeability testing through 20–22 G catheters. Multivariable modeling will identify the top </w:t>
      </w:r>
      <w:r w:rsidR="00F01C81">
        <w:rPr>
          <w:rFonts w:eastAsia="Arial Unicode MS"/>
        </w:rPr>
        <w:t>2-3</w:t>
      </w:r>
      <w:r w:rsidRPr="00920B9E">
        <w:rPr>
          <w:rFonts w:eastAsia="Arial Unicode MS"/>
        </w:rPr>
        <w:t xml:space="preserve"> formulations maximizing early delivery (MEF concentration within 2</w:t>
      </w:r>
      <w:r w:rsidR="00F01C81">
        <w:rPr>
          <w:rFonts w:eastAsia="Arial Unicode MS"/>
        </w:rPr>
        <w:t>-</w:t>
      </w:r>
      <w:r w:rsidRPr="00920B9E">
        <w:rPr>
          <w:rFonts w:eastAsia="Arial Unicode MS"/>
        </w:rPr>
        <w:t>4 hours) while sustaining ≥7</w:t>
      </w:r>
      <w:r w:rsidR="00F01C81">
        <w:rPr>
          <w:rFonts w:eastAsia="Arial Unicode MS"/>
        </w:rPr>
        <w:t xml:space="preserve"> day</w:t>
      </w:r>
      <w:r w:rsidRPr="00920B9E">
        <w:rPr>
          <w:rFonts w:eastAsia="Arial Unicode MS"/>
        </w:rPr>
        <w:t xml:space="preserve"> availability.</w:t>
      </w:r>
    </w:p>
    <w:p w14:paraId="7EDE10C1" w14:textId="4978CF03" w:rsidR="00075BC0" w:rsidRPr="00920B9E" w:rsidRDefault="00000000" w:rsidP="009D6233">
      <w:pPr>
        <w:spacing w:after="40" w:line="240" w:lineRule="exact"/>
      </w:pPr>
      <w:r w:rsidRPr="00920B9E">
        <w:rPr>
          <w:b/>
          <w:bCs/>
        </w:rPr>
        <w:t xml:space="preserve">Metrics of Success: </w:t>
      </w:r>
      <w:r w:rsidRPr="00920B9E">
        <w:t>Formulations will be considered successful if projected MEF ciprofloxacin concentrations reach 50 ug/mL</w:t>
      </w:r>
      <w:r w:rsidR="00F01C81">
        <w:t xml:space="preserve"> within 12 h</w:t>
      </w:r>
      <w:r w:rsidRPr="00920B9E">
        <w:t>, which is equivalent to 1000</w:t>
      </w:r>
      <w:r w:rsidR="00F01C81">
        <w:t>x</w:t>
      </w:r>
      <w:r w:rsidRPr="00920B9E">
        <w:t xml:space="preserve"> MIC for </w:t>
      </w:r>
      <w:r w:rsidRPr="00F01C81">
        <w:rPr>
          <w:i/>
          <w:iCs/>
        </w:rPr>
        <w:t>NTHi</w:t>
      </w:r>
      <w:r w:rsidRPr="00920B9E">
        <w:t>, 50</w:t>
      </w:r>
      <w:r w:rsidR="00F01C81">
        <w:t>x</w:t>
      </w:r>
      <w:r w:rsidRPr="00920B9E">
        <w:t xml:space="preserve"> MIC for </w:t>
      </w:r>
      <w:r w:rsidRPr="00920B9E">
        <w:rPr>
          <w:i/>
          <w:iCs/>
        </w:rPr>
        <w:t>S. pneumoniae,</w:t>
      </w:r>
      <w:r w:rsidRPr="00920B9E">
        <w:t xml:space="preserve"> and 800x MIC for </w:t>
      </w:r>
      <w:r w:rsidRPr="00920B9E">
        <w:rPr>
          <w:i/>
          <w:iCs/>
        </w:rPr>
        <w:t>M. catarrhalis</w:t>
      </w:r>
      <w:r w:rsidRPr="00920B9E">
        <w:t>.</w:t>
      </w:r>
      <w:r w:rsidRPr="00920B9E">
        <w:rPr>
          <w:rFonts w:eastAsia="Arial Unicode MS"/>
        </w:rPr>
        <w:t xml:space="preserve"> Rheological criteria include gelation at 25–34°C, cohesive gel formation on the TM, residence ≥7 days </w:t>
      </w:r>
      <w:r w:rsidRPr="00F01C81">
        <w:rPr>
          <w:rFonts w:eastAsia="Arial Unicode MS"/>
          <w:i/>
          <w:iCs/>
        </w:rPr>
        <w:t>ex</w:t>
      </w:r>
      <w:r w:rsidR="00F01C81">
        <w:rPr>
          <w:rFonts w:eastAsia="Arial Unicode MS"/>
          <w:i/>
          <w:iCs/>
        </w:rPr>
        <w:t>-</w:t>
      </w:r>
      <w:r w:rsidRPr="00F01C81">
        <w:rPr>
          <w:rFonts w:eastAsia="Arial Unicode MS"/>
          <w:i/>
          <w:iCs/>
        </w:rPr>
        <w:t>vivo</w:t>
      </w:r>
      <w:r w:rsidRPr="00920B9E">
        <w:rPr>
          <w:rFonts w:eastAsia="Arial Unicode MS"/>
        </w:rPr>
        <w:t xml:space="preserve">, and retained syringeability. </w:t>
      </w:r>
    </w:p>
    <w:p w14:paraId="2835C190" w14:textId="0A578A5B" w:rsidR="00075BC0" w:rsidRDefault="00000000" w:rsidP="009D6233">
      <w:pPr>
        <w:spacing w:line="240" w:lineRule="exact"/>
      </w:pPr>
      <w:r>
        <w:rPr>
          <w:b/>
          <w:bCs/>
        </w:rPr>
        <w:t xml:space="preserve">Potential Problems and Alternative Strategies: </w:t>
      </w:r>
      <w:r>
        <w:t xml:space="preserve">If the drug loading and </w:t>
      </w:r>
      <w:r w:rsidR="00B859B8">
        <w:t xml:space="preserve">trans-TM </w:t>
      </w:r>
      <w:r>
        <w:t xml:space="preserve">transport efficiency </w:t>
      </w:r>
      <w:r w:rsidR="00B859B8">
        <w:t>are</w:t>
      </w:r>
      <w:r>
        <w:t xml:space="preserve"> below the target for </w:t>
      </w:r>
      <w:r>
        <w:rPr>
          <w:i/>
          <w:iCs/>
        </w:rPr>
        <w:t>S. pneumoniae</w:t>
      </w:r>
      <w:r>
        <w:t xml:space="preserve"> and </w:t>
      </w:r>
      <w:r>
        <w:rPr>
          <w:i/>
          <w:iCs/>
        </w:rPr>
        <w:t>M. catarrhalis</w:t>
      </w:r>
      <w:r>
        <w:t xml:space="preserve">, we will attempt using both salt and free base ciprofloxacin simultaneously to boost loading </w:t>
      </w:r>
      <w:r w:rsidR="00920B9E">
        <w:t>efficiency, explore</w:t>
      </w:r>
      <w:r>
        <w:t xml:space="preserve"> antibiotics with greater potency than ciprofloxacin, or adjust lipid compositions to improve C3b tagging.</w:t>
      </w:r>
    </w:p>
    <w:p w14:paraId="314F781F" w14:textId="66A7533C" w:rsidR="00075BC0" w:rsidRDefault="00000000" w:rsidP="009D6233">
      <w:pPr>
        <w:pStyle w:val="Heading2"/>
        <w:keepNext w:val="0"/>
        <w:keepLines w:val="0"/>
        <w:widowControl w:val="0"/>
        <w:spacing w:after="40" w:line="240" w:lineRule="exact"/>
      </w:pPr>
      <w:r>
        <w:t xml:space="preserve">D.3 Aim 2: Determine the efficiency of the optimized formulation </w:t>
      </w:r>
      <w:r>
        <w:rPr>
          <w:i/>
          <w:iCs/>
        </w:rPr>
        <w:t>in</w:t>
      </w:r>
      <w:r w:rsidR="00A55A03">
        <w:rPr>
          <w:i/>
          <w:iCs/>
        </w:rPr>
        <w:t>-</w:t>
      </w:r>
      <w:r>
        <w:rPr>
          <w:i/>
          <w:iCs/>
        </w:rPr>
        <w:t>vivo</w:t>
      </w:r>
      <w:r>
        <w:t xml:space="preserve"> (Oto &amp; Cornell, </w:t>
      </w:r>
      <w:r w:rsidRPr="00B859B8">
        <w:rPr>
          <w:i/>
          <w:iCs/>
        </w:rPr>
        <w:t>M</w:t>
      </w:r>
      <w:r w:rsidR="00B859B8" w:rsidRPr="00B859B8">
        <w:rPr>
          <w:i/>
          <w:iCs/>
        </w:rPr>
        <w:t xml:space="preserve">onths </w:t>
      </w:r>
      <w:r w:rsidRPr="00B859B8">
        <w:rPr>
          <w:i/>
          <w:iCs/>
        </w:rPr>
        <w:t>6-10</w:t>
      </w:r>
      <w:r>
        <w:t>)</w:t>
      </w:r>
    </w:p>
    <w:p w14:paraId="50C009B0" w14:textId="2E44234F" w:rsidR="00075BC0" w:rsidRDefault="00000000" w:rsidP="009D6233">
      <w:pPr>
        <w:spacing w:after="40" w:line="240" w:lineRule="exact"/>
      </w:pPr>
      <w:r>
        <w:rPr>
          <w:b/>
          <w:bCs/>
        </w:rPr>
        <w:t xml:space="preserve">Rationale: </w:t>
      </w:r>
      <w:r>
        <w:t>Th</w:t>
      </w:r>
      <w:r w:rsidR="00B859B8">
        <w:t>e</w:t>
      </w:r>
      <w:r>
        <w:t xml:space="preserve"> top 2-3 formulations from Aim 1 will be tested for their efficiency of drug delivery </w:t>
      </w:r>
      <w:r>
        <w:rPr>
          <w:i/>
          <w:iCs/>
        </w:rPr>
        <w:t>in</w:t>
      </w:r>
      <w:r w:rsidR="00B859B8">
        <w:rPr>
          <w:i/>
          <w:iCs/>
        </w:rPr>
        <w:t>-</w:t>
      </w:r>
      <w:r>
        <w:rPr>
          <w:i/>
          <w:iCs/>
        </w:rPr>
        <w:t>vivo</w:t>
      </w:r>
      <w:r w:rsidR="00B859B8">
        <w:t xml:space="preserve"> using an FDA-approved chinchilla model. Successful completion</w:t>
      </w:r>
      <w:r>
        <w:t xml:space="preserve"> will demonstrate </w:t>
      </w:r>
      <w:r w:rsidR="00B859B8">
        <w:t xml:space="preserve">rapid infection clearance </w:t>
      </w:r>
      <w:r w:rsidR="00A55A03">
        <w:t>within hours</w:t>
      </w:r>
      <w:r w:rsidR="00B859B8">
        <w:t xml:space="preserve">, </w:t>
      </w:r>
      <w:r>
        <w:t xml:space="preserve">providing critical data to support the commercial feasibility of a fast-acting, single-application therapy. Animal experiments will be done through a subaward to Cornell, and Oto will perform data analysis. </w:t>
      </w:r>
    </w:p>
    <w:p w14:paraId="72408944" w14:textId="37B62E67" w:rsidR="00075BC0" w:rsidRDefault="00000000" w:rsidP="009D6233">
      <w:pPr>
        <w:spacing w:after="40" w:line="240" w:lineRule="exact"/>
      </w:pPr>
      <w:r>
        <w:rPr>
          <w:b/>
          <w:bCs/>
        </w:rPr>
        <w:t xml:space="preserve">Establishing </w:t>
      </w:r>
      <w:r w:rsidR="00B859B8">
        <w:rPr>
          <w:b/>
          <w:bCs/>
        </w:rPr>
        <w:t>OM</w:t>
      </w:r>
      <w:r>
        <w:rPr>
          <w:b/>
          <w:bCs/>
        </w:rPr>
        <w:t xml:space="preserve"> Infection in Chinchillas:</w:t>
      </w:r>
      <w:r>
        <w:t xml:space="preserve"> Cornell will culture </w:t>
      </w:r>
      <w:r w:rsidRPr="00B859B8">
        <w:rPr>
          <w:i/>
          <w:iCs/>
        </w:rPr>
        <w:t>NTHi</w:t>
      </w:r>
      <w:r>
        <w:t xml:space="preserve">, </w:t>
      </w:r>
      <w:r>
        <w:rPr>
          <w:i/>
          <w:iCs/>
        </w:rPr>
        <w:t>S. pneumoniae</w:t>
      </w:r>
      <w:r>
        <w:t>, and</w:t>
      </w:r>
      <w:r>
        <w:rPr>
          <w:i/>
          <w:iCs/>
        </w:rPr>
        <w:t xml:space="preserve"> M. catarrhalis</w:t>
      </w:r>
      <w:r>
        <w:t xml:space="preserve"> to the mid-log phase and </w:t>
      </w:r>
      <w:r w:rsidR="00A55A03">
        <w:t>dilute and inject isolates</w:t>
      </w:r>
      <w:r>
        <w:t xml:space="preserve"> into the auditory bullae via the transbullar inoculation method.</w:t>
      </w:r>
      <w:r w:rsidR="00453440">
        <w:fldChar w:fldCharType="begin"/>
      </w:r>
      <w:r w:rsidR="00160B9D">
        <w:instrText xml:space="preserve"> ADDIN EN.CITE &lt;EndNote&gt;&lt;Cite&gt;&lt;Author&gt;Bakaletz&lt;/Author&gt;&lt;Year&gt;2009&lt;/Year&gt;&lt;RecNum&gt;1421&lt;/RecNum&gt;&lt;DisplayText&gt;&lt;style face="superscript"&gt;66,67&lt;/style&gt;&lt;/DisplayText&gt;&lt;record&gt;&lt;rec-number&gt;1421&lt;/rec-number&gt;&lt;foreign-keys&gt;&lt;key app="EN" db-id="9eawefdsprssx6e5ap4x5t5cxfvdst52arzp" timestamp="1772810293" guid="94ccf257-edab-4973-9505-8fce6e6a080e"&gt;1421&lt;/key&gt;&lt;/foreign-keys&gt;&lt;ref-type name="Journal Article"&gt;17&lt;/ref-type&gt;&lt;contributors&gt;&lt;authors&gt;&lt;author&gt;Bakaletz, Lauren O&lt;/author&gt;&lt;/authors&gt;&lt;/contributors&gt;&lt;titles&gt;&lt;title&gt;Chinchilla as a robust, reproducible and polymicrobial model of otitis media and its prevention&lt;/title&gt;&lt;secondary-title&gt;Expert review of vaccines&lt;/secondary-title&gt;&lt;/titles&gt;&lt;periodical&gt;&lt;full-title&gt;Expert review of vaccines&lt;/full-title&gt;&lt;/periodical&gt;&lt;pages&gt;1063-1082&lt;/pages&gt;&lt;volume&gt;8&lt;/volume&gt;&lt;number&gt;8&lt;/number&gt;&lt;dates&gt;&lt;year&gt;2009&lt;/year&gt;&lt;/dates&gt;&lt;isbn&gt;1476-0584&lt;/isbn&gt;&lt;urls&gt;&lt;/urls&gt;&lt;/record&gt;&lt;/Cite&gt;&lt;Cite&gt;&lt;Author&gt;Brown&lt;/Author&gt;&lt;Year&gt;2007&lt;/Year&gt;&lt;RecNum&gt;1422&lt;/RecNum&gt;&lt;record&gt;&lt;rec-number&gt;1422&lt;/rec-number&gt;&lt;foreign-keys&gt;&lt;key app="EN" db-id="9eawefdsprssx6e5ap4x5t5cxfvdst52arzp" timestamp="1772810293" guid="c1d98d65-abbc-467c-8ec6-0c4cc646bfd8"&gt;1422&lt;/key&gt;&lt;/foreign-keys&gt;&lt;ref-type name="Journal Article"&gt;17&lt;/ref-type&gt;&lt;contributors&gt;&lt;authors&gt;&lt;author&gt;Brown, Cyndi&lt;/author&gt;&lt;/authors&gt;&lt;/contributors&gt;&lt;titles&gt;&lt;title&gt;Middle ear sample collection in the chinchilla&lt;/title&gt;&lt;secondary-title&gt;Lab animal&lt;/secondary-title&gt;&lt;/titles&gt;&lt;periodical&gt;&lt;full-title&gt;Lab Animal&lt;/full-title&gt;&lt;/periodical&gt;&lt;pages&gt;22-23&lt;/pages&gt;&lt;volume&gt;36&lt;/volume&gt;&lt;number&gt;9&lt;/number&gt;&lt;dates&gt;&lt;year&gt;2007&lt;/year&gt;&lt;/dates&gt;&lt;isbn&gt;0093-7355&lt;/isbn&gt;&lt;urls&gt;&lt;/urls&gt;&lt;/record&gt;&lt;/Cite&gt;&lt;/EndNote&gt;</w:instrText>
      </w:r>
      <w:r w:rsidR="00453440">
        <w:fldChar w:fldCharType="separate"/>
      </w:r>
      <w:r w:rsidR="00160B9D" w:rsidRPr="00160B9D">
        <w:rPr>
          <w:noProof/>
          <w:vertAlign w:val="superscript"/>
        </w:rPr>
        <w:t>66,67</w:t>
      </w:r>
      <w:r w:rsidR="00453440">
        <w:fldChar w:fldCharType="end"/>
      </w:r>
      <w:r>
        <w:t xml:space="preserve"> Samples of MEF will be collected daily, and CFU counts will be assessed via serial dilution quantitative microbiological assay for bacterial titer in the middle ear (see §C.2.6).</w:t>
      </w:r>
      <w:r w:rsidR="00A55A03">
        <w:t>Treatment administration will begin once</w:t>
      </w:r>
      <w:r>
        <w:t xml:space="preserve"> </w:t>
      </w:r>
      <w:r w:rsidR="00A55A03">
        <w:t>MEF</w:t>
      </w:r>
      <w:r>
        <w:t xml:space="preserve"> samples reach a concentration of 10</w:t>
      </w:r>
      <w:r>
        <w:rPr>
          <w:vertAlign w:val="superscript"/>
        </w:rPr>
        <w:t>5</w:t>
      </w:r>
      <w:r>
        <w:t xml:space="preserve"> CFU/mL, represent</w:t>
      </w:r>
      <w:r w:rsidR="00A55A03">
        <w:t>ing a</w:t>
      </w:r>
      <w:r>
        <w:t xml:space="preserve"> typical </w:t>
      </w:r>
      <w:r w:rsidR="00B859B8">
        <w:t>A</w:t>
      </w:r>
      <w:r>
        <w:t>OM infection and tak</w:t>
      </w:r>
      <w:r w:rsidR="00A55A03">
        <w:t>ing</w:t>
      </w:r>
      <w:r>
        <w:t xml:space="preserve"> 2-3 days</w:t>
      </w:r>
      <w:r w:rsidR="00A55A03">
        <w:t>.</w:t>
      </w:r>
    </w:p>
    <w:p w14:paraId="30DED7DC" w14:textId="53AC941B" w:rsidR="00075BC0" w:rsidRPr="00920B9E" w:rsidRDefault="00000000" w:rsidP="009D6233">
      <w:pPr>
        <w:spacing w:after="40" w:line="240" w:lineRule="exact"/>
      </w:pPr>
      <w:r w:rsidRPr="00920B9E">
        <w:rPr>
          <w:b/>
          <w:bCs/>
        </w:rPr>
        <w:t xml:space="preserve">Groups, Dosing, and MEF Collection: </w:t>
      </w:r>
      <w:r w:rsidRPr="00416FA1">
        <w:t xml:space="preserve">This study will include </w:t>
      </w:r>
      <w:r w:rsidR="00B859B8">
        <w:t xml:space="preserve">male and female chinchillas split across </w:t>
      </w:r>
      <w:r w:rsidRPr="00416FA1">
        <w:t xml:space="preserve">4 treatment groups: </w:t>
      </w:r>
      <w:r w:rsidRPr="00920B9E">
        <w:t>1) experimental (hydrogel</w:t>
      </w:r>
      <w:r w:rsidR="00B859B8">
        <w:t xml:space="preserve"> </w:t>
      </w:r>
      <w:r w:rsidRPr="00920B9E">
        <w:t>+</w:t>
      </w:r>
      <w:r w:rsidR="00B859B8">
        <w:t xml:space="preserve"> </w:t>
      </w:r>
      <w:r w:rsidRPr="00920B9E">
        <w:t>liposomes</w:t>
      </w:r>
      <w:r w:rsidR="00B859B8">
        <w:t xml:space="preserve"> </w:t>
      </w:r>
      <w:r w:rsidRPr="00920B9E">
        <w:t>+</w:t>
      </w:r>
      <w:r w:rsidR="00B859B8">
        <w:t xml:space="preserve"> </w:t>
      </w:r>
      <w:r w:rsidRPr="00920B9E">
        <w:t xml:space="preserve">ciprofloxacin), 2) </w:t>
      </w:r>
      <w:r w:rsidR="00B859B8">
        <w:t>a no-drug</w:t>
      </w:r>
      <w:r w:rsidRPr="00920B9E">
        <w:t xml:space="preserve"> control (hydrogel + liposomes), 3) </w:t>
      </w:r>
      <w:r w:rsidR="00B859B8">
        <w:t xml:space="preserve">a no-liposome control </w:t>
      </w:r>
      <w:r w:rsidRPr="00920B9E">
        <w:t xml:space="preserve">(hydrogel + </w:t>
      </w:r>
      <w:r w:rsidR="00B859B8">
        <w:t xml:space="preserve">free </w:t>
      </w:r>
      <w:r w:rsidRPr="00920B9E">
        <w:t xml:space="preserve">ciprofloxacin), and 4) a systemic </w:t>
      </w:r>
      <w:r w:rsidR="00B859B8">
        <w:t>control</w:t>
      </w:r>
      <w:r w:rsidRPr="00920B9E">
        <w:t xml:space="preserve"> (</w:t>
      </w:r>
      <w:commentRangeStart w:id="29"/>
      <w:r w:rsidRPr="00920B9E">
        <w:t xml:space="preserve">oral amoxicillin and/or ciprofloxacin). </w:t>
      </w:r>
      <w:commentRangeEnd w:id="29"/>
      <w:r w:rsidR="00BF0719" w:rsidRPr="00920B9E">
        <w:rPr>
          <w:rStyle w:val="CommentReference"/>
          <w:sz w:val="22"/>
          <w:szCs w:val="22"/>
        </w:rPr>
        <w:commentReference w:id="29"/>
      </w:r>
      <w:r w:rsidRPr="00920B9E">
        <w:t xml:space="preserve">Chinchillas will be anesthetized and TM otoscopy performed. </w:t>
      </w:r>
      <w:r w:rsidR="00B859B8">
        <w:t>Treatment</w:t>
      </w:r>
      <w:r w:rsidRPr="00920B9E">
        <w:t xml:space="preserve"> will be applied via catheter threaded through an otoscope speculum. For each pathogen, groups will include 6-8 ears (with two ears per animal used when appropriate), as indicated by </w:t>
      </w:r>
      <w:r w:rsidR="00BF0719">
        <w:t>the same</w:t>
      </w:r>
      <w:r w:rsidRPr="00920B9E">
        <w:t xml:space="preserve"> power analysis</w:t>
      </w:r>
      <w:r w:rsidR="00BF0719">
        <w:t xml:space="preserve"> in</w:t>
      </w:r>
      <w:r w:rsidRPr="00920B9E">
        <w:t xml:space="preserve"> Aim 1.</w:t>
      </w:r>
      <w:r w:rsidRPr="00920B9E">
        <w:rPr>
          <w:b/>
          <w:bCs/>
        </w:rPr>
        <w:t xml:space="preserve"> </w:t>
      </w:r>
      <w:r w:rsidRPr="00920B9E">
        <w:t xml:space="preserve">MEF samples will be collected from different animals on a group-balanced, rotating schedule to avoid respiratory and cardiac stress </w:t>
      </w:r>
      <w:r w:rsidRPr="00920B9E">
        <w:lastRenderedPageBreak/>
        <w:t xml:space="preserve">from repeated exposure to anesthesia. Samples will be collected at pre-treatment, 2 h, and 6 h on the first treatment day, then daily for 7 days. </w:t>
      </w:r>
    </w:p>
    <w:p w14:paraId="700BEACF" w14:textId="1EBAA9F3" w:rsidR="00075BC0" w:rsidRPr="00920B9E" w:rsidRDefault="00000000" w:rsidP="009D6233">
      <w:pPr>
        <w:widowControl w:val="0"/>
        <w:spacing w:after="40" w:line="240" w:lineRule="exact"/>
      </w:pPr>
      <w:r w:rsidRPr="00920B9E">
        <w:rPr>
          <w:b/>
          <w:bCs/>
        </w:rPr>
        <w:t xml:space="preserve">Primary </w:t>
      </w:r>
      <w:r w:rsidR="00561254">
        <w:rPr>
          <w:b/>
          <w:bCs/>
        </w:rPr>
        <w:t xml:space="preserve">&amp; Secondary </w:t>
      </w:r>
      <w:r w:rsidRPr="00920B9E">
        <w:rPr>
          <w:b/>
          <w:bCs/>
        </w:rPr>
        <w:t>Endpoint</w:t>
      </w:r>
      <w:r w:rsidR="00561254">
        <w:rPr>
          <w:b/>
          <w:bCs/>
        </w:rPr>
        <w:t>s</w:t>
      </w:r>
      <w:r w:rsidRPr="00920B9E">
        <w:rPr>
          <w:b/>
          <w:bCs/>
        </w:rPr>
        <w:t xml:space="preserve"> and Analysis:</w:t>
      </w:r>
      <w:r w:rsidRPr="00920B9E">
        <w:t xml:space="preserve"> </w:t>
      </w:r>
      <w:r w:rsidR="00561254">
        <w:t>The primary endpoint for this study is the time to infection clearance, quantified by CFUs in the MEF over time. Oto will calculate the mean±SD CFU/mL MEF at each time point and plot</w:t>
      </w:r>
      <w:r w:rsidR="00561254" w:rsidRPr="00561254">
        <w:t xml:space="preserve"> </w:t>
      </w:r>
      <w:r w:rsidR="00561254" w:rsidRPr="00920B9E">
        <w:t xml:space="preserve">Kaplan-Meier curves for visualizing bacteria survival over time. </w:t>
      </w:r>
      <w:r w:rsidR="00561254">
        <w:t xml:space="preserve">As a secondary endpoint, the concentration-time profile of ciprofloxacin in the MEF will be assessed via HPLC. The proportion of MEF samples that achieve drug concentrations &gt;10x the MIC of the target pathogens with be quantified for 6 h post-treatment. Daily checks for infection relapse will be performed for 7 days to assess sustained treatment efficacy. </w:t>
      </w:r>
    </w:p>
    <w:p w14:paraId="5B5606EA" w14:textId="361C7AF2" w:rsidR="00920B9E" w:rsidRPr="00920B9E" w:rsidRDefault="00000000" w:rsidP="009D6233">
      <w:pPr>
        <w:widowControl w:val="0"/>
        <w:spacing w:after="40" w:line="240" w:lineRule="exact"/>
      </w:pPr>
      <w:r w:rsidRPr="00920B9E">
        <w:rPr>
          <w:b/>
          <w:bCs/>
        </w:rPr>
        <w:t>Metrics of Success:</w:t>
      </w:r>
      <w:r w:rsidRPr="00920B9E">
        <w:t xml:space="preserve"> Oto’s optimized formulation </w:t>
      </w:r>
      <w:r w:rsidR="00BF0719">
        <w:t>leads to</w:t>
      </w:r>
      <w:r w:rsidR="00561254">
        <w:t xml:space="preserve"> an average </w:t>
      </w:r>
      <w:r w:rsidR="00561254">
        <w:rPr>
          <w:i/>
          <w:iCs/>
        </w:rPr>
        <w:t xml:space="preserve">NTHi </w:t>
      </w:r>
      <w:r w:rsidR="00561254">
        <w:t xml:space="preserve">CFU of 0 within 2-12 hours of treatment application. This </w:t>
      </w:r>
      <w:commentRangeStart w:id="30"/>
      <w:r w:rsidRPr="00920B9E">
        <w:t xml:space="preserve">infection-clearance timeframe is based on both the clinical need to minimize </w:t>
      </w:r>
      <w:r w:rsidR="00BF0719">
        <w:t xml:space="preserve">pain </w:t>
      </w:r>
      <w:r w:rsidRPr="00920B9E">
        <w:t xml:space="preserve">in pediatric patients and on preliminary data demonstrating that this timeframe is achievable. </w:t>
      </w:r>
      <w:commentRangeEnd w:id="30"/>
      <w:r w:rsidR="008B2FF8" w:rsidRPr="00920B9E">
        <w:rPr>
          <w:rStyle w:val="CommentReference"/>
          <w:sz w:val="22"/>
          <w:szCs w:val="22"/>
        </w:rPr>
        <w:commentReference w:id="30"/>
      </w:r>
      <w:r w:rsidRPr="00920B9E">
        <w:t xml:space="preserve">Animals with </w:t>
      </w:r>
      <w:r w:rsidRPr="00920B9E">
        <w:rPr>
          <w:i/>
          <w:iCs/>
        </w:rPr>
        <w:t>S. pneumoniae</w:t>
      </w:r>
      <w:r w:rsidRPr="00416FA1">
        <w:rPr>
          <w:i/>
          <w:iCs/>
        </w:rPr>
        <w:t>/</w:t>
      </w:r>
      <w:r w:rsidRPr="00920B9E">
        <w:rPr>
          <w:i/>
          <w:iCs/>
        </w:rPr>
        <w:t>M. catarrhalis</w:t>
      </w:r>
      <w:r w:rsidRPr="00920B9E">
        <w:t xml:space="preserve"> infections should demonstrate statistically significant </w:t>
      </w:r>
      <w:r w:rsidR="00BF0719">
        <w:t>(</w:t>
      </w:r>
      <w:r w:rsidR="00BF0719" w:rsidRPr="00BF0719">
        <w:rPr>
          <w:i/>
          <w:iCs/>
        </w:rPr>
        <w:t>p</w:t>
      </w:r>
      <w:r w:rsidR="00BF0719">
        <w:t xml:space="preserve">&lt;0.05) </w:t>
      </w:r>
      <w:r w:rsidRPr="00BF0719">
        <w:t>reduction</w:t>
      </w:r>
      <w:r w:rsidRPr="00920B9E">
        <w:t xml:space="preserve"> vs controls and target initial </w:t>
      </w:r>
      <w:r w:rsidRPr="00920B9E">
        <w:rPr>
          <w:rFonts w:eastAsia="Arial Unicode MS"/>
        </w:rPr>
        <w:t xml:space="preserve">sterilization ≤12 h. Ciprofloxacin concentrations in the MEF should reach ≥25–50x MIC within 6 h, with </w:t>
      </w:r>
      <w:r w:rsidR="00891666">
        <w:rPr>
          <w:rFonts w:eastAsia="Arial Unicode MS"/>
        </w:rPr>
        <w:t xml:space="preserve">a sustained </w:t>
      </w:r>
      <w:r w:rsidRPr="00920B9E">
        <w:rPr>
          <w:rFonts w:eastAsia="Arial Unicode MS"/>
        </w:rPr>
        <w:t xml:space="preserve">concentration </w:t>
      </w:r>
      <w:r w:rsidR="00891666">
        <w:rPr>
          <w:rFonts w:eastAsia="Arial Unicode MS"/>
        </w:rPr>
        <w:t>≥</w:t>
      </w:r>
      <w:r w:rsidRPr="00920B9E">
        <w:rPr>
          <w:rFonts w:eastAsia="Arial Unicode MS"/>
        </w:rPr>
        <w:t xml:space="preserve">4x MIC in the following 72 h. Oto’s </w:t>
      </w:r>
      <w:r w:rsidR="00891666">
        <w:rPr>
          <w:rFonts w:eastAsia="Arial Unicode MS"/>
        </w:rPr>
        <w:t>formulation</w:t>
      </w:r>
      <w:r w:rsidRPr="00920B9E">
        <w:rPr>
          <w:rFonts w:eastAsia="Arial Unicode MS"/>
        </w:rPr>
        <w:t xml:space="preserve"> should show superiority to negative controls</w:t>
      </w:r>
      <w:r w:rsidR="00891666">
        <w:rPr>
          <w:rFonts w:eastAsia="Arial Unicode MS"/>
        </w:rPr>
        <w:t xml:space="preserve"> </w:t>
      </w:r>
      <w:r w:rsidR="00973F73">
        <w:rPr>
          <w:rFonts w:eastAsia="Arial Unicode MS"/>
        </w:rPr>
        <w:t xml:space="preserve">and </w:t>
      </w:r>
      <w:r w:rsidRPr="00920B9E">
        <w:rPr>
          <w:rFonts w:eastAsia="Arial Unicode MS"/>
        </w:rPr>
        <w:t xml:space="preserve">non-inferiority to oral antibiotics </w:t>
      </w:r>
      <w:r w:rsidR="00891666">
        <w:t xml:space="preserve">across all measures. </w:t>
      </w:r>
    </w:p>
    <w:p w14:paraId="4A5A0E23" w14:textId="3A5EA1E4" w:rsidR="00075BC0" w:rsidRPr="00920B9E" w:rsidRDefault="00000000" w:rsidP="009D6233">
      <w:pPr>
        <w:widowControl w:val="0"/>
        <w:spacing w:line="240" w:lineRule="exact"/>
      </w:pPr>
      <w:r w:rsidRPr="00920B9E">
        <w:rPr>
          <w:b/>
          <w:bCs/>
        </w:rPr>
        <w:t xml:space="preserve">Potential Problems and Alternative Strategies: </w:t>
      </w:r>
      <w:r w:rsidRPr="00920B9E">
        <w:t>While data from Aim 1 will inform trans</w:t>
      </w:r>
      <w:r w:rsidR="00F97E0F">
        <w:t>-TM</w:t>
      </w:r>
      <w:r w:rsidRPr="00920B9E">
        <w:t xml:space="preserve"> delivery efficiency </w:t>
      </w:r>
      <w:r w:rsidRPr="00920B9E">
        <w:rPr>
          <w:i/>
          <w:iCs/>
        </w:rPr>
        <w:t>in</w:t>
      </w:r>
      <w:r w:rsidR="00891666">
        <w:rPr>
          <w:i/>
          <w:iCs/>
        </w:rPr>
        <w:t>-</w:t>
      </w:r>
      <w:r w:rsidRPr="00920B9E">
        <w:rPr>
          <w:i/>
          <w:iCs/>
        </w:rPr>
        <w:t xml:space="preserve">vitro </w:t>
      </w:r>
      <w:r w:rsidRPr="00920B9E">
        <w:t>and</w:t>
      </w:r>
      <w:r w:rsidRPr="00920B9E">
        <w:rPr>
          <w:i/>
          <w:iCs/>
        </w:rPr>
        <w:t xml:space="preserve"> ex</w:t>
      </w:r>
      <w:r w:rsidR="00891666">
        <w:rPr>
          <w:i/>
          <w:iCs/>
        </w:rPr>
        <w:t>-</w:t>
      </w:r>
      <w:r w:rsidRPr="00920B9E">
        <w:rPr>
          <w:i/>
          <w:iCs/>
        </w:rPr>
        <w:t>vivo</w:t>
      </w:r>
      <w:r w:rsidRPr="00920B9E">
        <w:t xml:space="preserve">, it is possible that metrics like antibiotic concentration in </w:t>
      </w:r>
      <w:r w:rsidR="00891666">
        <w:t xml:space="preserve">MEF </w:t>
      </w:r>
      <w:r w:rsidRPr="00920B9E">
        <w:t xml:space="preserve">do not translate perfectly in an </w:t>
      </w:r>
      <w:r w:rsidRPr="00920B9E">
        <w:rPr>
          <w:i/>
          <w:iCs/>
        </w:rPr>
        <w:t>in</w:t>
      </w:r>
      <w:r w:rsidR="00891666">
        <w:rPr>
          <w:i/>
          <w:iCs/>
        </w:rPr>
        <w:t>-</w:t>
      </w:r>
      <w:r w:rsidRPr="00920B9E">
        <w:rPr>
          <w:i/>
          <w:iCs/>
        </w:rPr>
        <w:t xml:space="preserve">vivo </w:t>
      </w:r>
      <w:r w:rsidRPr="00920B9E">
        <w:t xml:space="preserve">model, reducing eradication efficiency. If antibiotic concentrations in MEF are found to be suboptimal for infection control, the optimization strategies mentioned in §D.2 are applicable here. </w:t>
      </w:r>
      <w:r w:rsidR="00416FA1">
        <w:t>D</w:t>
      </w:r>
      <w:r w:rsidRPr="00920B9E">
        <w:t xml:space="preserve">rug diffusion may </w:t>
      </w:r>
      <w:r w:rsidR="00891666">
        <w:t xml:space="preserve">also </w:t>
      </w:r>
      <w:r w:rsidRPr="00920B9E">
        <w:t xml:space="preserve">be limited by the presence of infection-related </w:t>
      </w:r>
      <w:r w:rsidR="00F97E0F" w:rsidRPr="00920B9E">
        <w:t>inflammation</w:t>
      </w:r>
      <w:r w:rsidRPr="00920B9E">
        <w:t xml:space="preserve"> and mucus. </w:t>
      </w:r>
      <w:r w:rsidR="00416FA1">
        <w:t>Although we have not encountered this issue in testing to-date, w</w:t>
      </w:r>
      <w:r w:rsidRPr="00920B9E">
        <w:t xml:space="preserve">e </w:t>
      </w:r>
      <w:r w:rsidR="00416FA1">
        <w:t xml:space="preserve">may </w:t>
      </w:r>
      <w:r w:rsidRPr="00920B9E">
        <w:t xml:space="preserve">explore </w:t>
      </w:r>
      <w:r w:rsidR="00416FA1">
        <w:t>adding dexamethasone to the formulation, as combined ciprofloxacin/dexamethasone is already an FDA-approved treatment for OM with perforated eardrums.</w:t>
      </w:r>
    </w:p>
    <w:p w14:paraId="7BDD2F4D" w14:textId="10C8C7DB" w:rsidR="00075BC0" w:rsidRDefault="00000000" w:rsidP="009D6233">
      <w:pPr>
        <w:pStyle w:val="Heading2"/>
        <w:keepNext w:val="0"/>
        <w:keepLines w:val="0"/>
        <w:widowControl w:val="0"/>
        <w:spacing w:after="40" w:line="240" w:lineRule="exact"/>
      </w:pPr>
      <w:r>
        <w:t xml:space="preserve">D.4 Aim 3: Demonstrate the safety &amp; biocompatibility of </w:t>
      </w:r>
      <w:r w:rsidR="00D60D03">
        <w:t>top</w:t>
      </w:r>
      <w:r>
        <w:t xml:space="preserve"> formulation</w:t>
      </w:r>
      <w:r w:rsidR="00D60D03">
        <w:t>s</w:t>
      </w:r>
      <w:r>
        <w:t xml:space="preserve"> (Oto &amp; Cornell, </w:t>
      </w:r>
      <w:r w:rsidRPr="00D60D03">
        <w:rPr>
          <w:i/>
          <w:iCs/>
        </w:rPr>
        <w:t>M</w:t>
      </w:r>
      <w:r w:rsidR="00D60D03" w:rsidRPr="00D60D03">
        <w:rPr>
          <w:i/>
          <w:iCs/>
        </w:rPr>
        <w:t xml:space="preserve">onths </w:t>
      </w:r>
      <w:r w:rsidRPr="00D60D03">
        <w:rPr>
          <w:i/>
          <w:iCs/>
        </w:rPr>
        <w:t>7-12</w:t>
      </w:r>
      <w:r>
        <w:t>)</w:t>
      </w:r>
    </w:p>
    <w:p w14:paraId="6F6C8DF6" w14:textId="0D9F7963" w:rsidR="00075BC0" w:rsidRPr="00920B9E" w:rsidRDefault="00000000" w:rsidP="009D6233">
      <w:pPr>
        <w:spacing w:after="40" w:line="240" w:lineRule="exact"/>
      </w:pPr>
      <w:r w:rsidRPr="00920B9E">
        <w:rPr>
          <w:b/>
          <w:bCs/>
        </w:rPr>
        <w:t xml:space="preserve">Rationale: </w:t>
      </w:r>
      <w:r w:rsidRPr="00920B9E">
        <w:t xml:space="preserve">Part of the value proposition of targeted drug delivery is the potential to </w:t>
      </w:r>
      <w:r w:rsidR="00F97E0F">
        <w:t xml:space="preserve">reduce systemic antibiotic </w:t>
      </w:r>
      <w:r w:rsidR="00BF0719">
        <w:t>side effects</w:t>
      </w:r>
      <w:r w:rsidR="00F97E0F">
        <w:t>.</w:t>
      </w:r>
      <w:r w:rsidRPr="00920B9E">
        <w:t xml:space="preserve"> Oto </w:t>
      </w:r>
      <w:r w:rsidR="00D60D03">
        <w:t xml:space="preserve">chose ciprofloxacin since it </w:t>
      </w:r>
      <w:r w:rsidRPr="00920B9E">
        <w:t xml:space="preserve">is FDA-approved for </w:t>
      </w:r>
      <w:r w:rsidR="00F97E0F">
        <w:t xml:space="preserve">pediatric OM infection with perforated eardrums. </w:t>
      </w:r>
      <w:r w:rsidR="00BF0719">
        <w:t>L</w:t>
      </w:r>
      <w:r w:rsidR="00D60D03">
        <w:t xml:space="preserve">arge doses of ciprofloxacin have </w:t>
      </w:r>
      <w:r w:rsidRPr="00920B9E">
        <w:t>been linked to safety concerns</w:t>
      </w:r>
      <w:r w:rsidR="00BF0719">
        <w:t>, and a</w:t>
      </w:r>
      <w:r w:rsidRPr="00920B9E">
        <w:t xml:space="preserve">lthough Oto’s </w:t>
      </w:r>
      <w:r w:rsidR="00D60D03">
        <w:t>delivery platform requires lower doses than ear drops and oral antibiotics</w:t>
      </w:r>
      <w:r w:rsidRPr="00920B9E">
        <w:t xml:space="preserve">, </w:t>
      </w:r>
      <w:r w:rsidR="00F97E0F">
        <w:t xml:space="preserve">a higher proportion of the </w:t>
      </w:r>
      <w:r w:rsidR="00D60D03">
        <w:t>drug</w:t>
      </w:r>
      <w:r w:rsidR="00F97E0F">
        <w:t xml:space="preserve"> is expected to reach the target structures</w:t>
      </w:r>
      <w:r w:rsidR="00D60D03">
        <w:t xml:space="preserve">. </w:t>
      </w:r>
      <w:r w:rsidRPr="00920B9E">
        <w:t xml:space="preserve">This aim will </w:t>
      </w:r>
      <w:r w:rsidR="00BF0719">
        <w:t xml:space="preserve">thus </w:t>
      </w:r>
      <w:r w:rsidRPr="00920B9E">
        <w:t xml:space="preserve">confirm local delivery and </w:t>
      </w:r>
      <w:r w:rsidR="00BF0719">
        <w:t xml:space="preserve">assess </w:t>
      </w:r>
      <w:r w:rsidRPr="00920B9E">
        <w:t xml:space="preserve">risk of systemic </w:t>
      </w:r>
      <w:r w:rsidR="00BF0719">
        <w:t xml:space="preserve">antibiotic </w:t>
      </w:r>
      <w:r w:rsidRPr="00920B9E">
        <w:t>exposure</w:t>
      </w:r>
      <w:r w:rsidR="00BF0719">
        <w:t>.</w:t>
      </w:r>
    </w:p>
    <w:p w14:paraId="328F1346" w14:textId="6470AADD" w:rsidR="00075BC0" w:rsidRPr="00920B9E" w:rsidRDefault="00000000" w:rsidP="009D6233">
      <w:pPr>
        <w:spacing w:after="40" w:line="240" w:lineRule="exact"/>
      </w:pPr>
      <w:r w:rsidRPr="00920B9E">
        <w:rPr>
          <w:b/>
          <w:bCs/>
        </w:rPr>
        <w:t>Confirmation of Local Deliver</w:t>
      </w:r>
      <w:r w:rsidR="00F97E0F">
        <w:rPr>
          <w:b/>
          <w:bCs/>
        </w:rPr>
        <w:t>y</w:t>
      </w:r>
      <w:r w:rsidRPr="00920B9E">
        <w:rPr>
          <w:b/>
          <w:bCs/>
        </w:rPr>
        <w:t xml:space="preserve">: </w:t>
      </w:r>
      <w:r w:rsidRPr="00920B9E">
        <w:t xml:space="preserve">During </w:t>
      </w:r>
      <w:r w:rsidR="00D60D03">
        <w:t>Aim 2’s</w:t>
      </w:r>
      <w:r w:rsidRPr="00920B9E">
        <w:t xml:space="preserve"> </w:t>
      </w:r>
      <w:r w:rsidRPr="00920B9E">
        <w:rPr>
          <w:i/>
          <w:iCs/>
        </w:rPr>
        <w:t>in</w:t>
      </w:r>
      <w:r w:rsidR="00D60D03">
        <w:rPr>
          <w:i/>
          <w:iCs/>
        </w:rPr>
        <w:t>-</w:t>
      </w:r>
      <w:r w:rsidRPr="00920B9E">
        <w:rPr>
          <w:i/>
          <w:iCs/>
        </w:rPr>
        <w:t>vivo</w:t>
      </w:r>
      <w:r w:rsidRPr="00920B9E">
        <w:t xml:space="preserve"> work, animals will be weighed daily to monitor their general health. Ears will be checked daily for any signs of redness or other irritation. Blood will be drawn from the femoral vein at timepoints aligned with MEF collection in Aim 2 to </w:t>
      </w:r>
      <w:r w:rsidR="00BF0719">
        <w:t>assess</w:t>
      </w:r>
      <w:r w:rsidRPr="00920B9E">
        <w:t xml:space="preserve"> </w:t>
      </w:r>
      <w:r w:rsidR="00BF0719">
        <w:t>plasma</w:t>
      </w:r>
      <w:r w:rsidRPr="00920B9E">
        <w:t xml:space="preserve"> antibiotic </w:t>
      </w:r>
      <w:r w:rsidR="00BF0719">
        <w:t>levels</w:t>
      </w:r>
      <w:r w:rsidRPr="00920B9E">
        <w:t xml:space="preserve">. </w:t>
      </w:r>
    </w:p>
    <w:p w14:paraId="35E3367A" w14:textId="6E329431" w:rsidR="00075BC0" w:rsidRPr="00920B9E" w:rsidRDefault="00000000" w:rsidP="009D6233">
      <w:pPr>
        <w:spacing w:after="40" w:line="240" w:lineRule="exact"/>
      </w:pPr>
      <w:r w:rsidRPr="00920B9E">
        <w:rPr>
          <w:b/>
          <w:bCs/>
        </w:rPr>
        <w:t>Hearing and Cochlear Safety</w:t>
      </w:r>
      <w:r w:rsidRPr="00920B9E">
        <w:t xml:space="preserve">: </w:t>
      </w:r>
      <w:r w:rsidR="00D60D03">
        <w:t>FDA-aligned h</w:t>
      </w:r>
      <w:r w:rsidRPr="00920B9E">
        <w:t xml:space="preserve">earing and cochlear health </w:t>
      </w:r>
      <w:r w:rsidR="00D60D03">
        <w:t xml:space="preserve">tests </w:t>
      </w:r>
      <w:r w:rsidRPr="00920B9E">
        <w:t xml:space="preserve">will be </w:t>
      </w:r>
      <w:r w:rsidR="00D60D03">
        <w:t>performed</w:t>
      </w:r>
      <w:r w:rsidRPr="00920B9E">
        <w:t xml:space="preserve"> via Auditory Brainstem Response (ABR) thresholds and distortion product otoacoustic emission (DPOAE), respectively, at baseline and 7 days after </w:t>
      </w:r>
      <w:r w:rsidR="00BF0719">
        <w:t xml:space="preserve">treatment </w:t>
      </w:r>
      <w:r w:rsidRPr="00920B9E">
        <w:t>application. Please see the Vertebrate Animal Plan for protocol methodology.</w:t>
      </w:r>
    </w:p>
    <w:p w14:paraId="68ADBC30" w14:textId="34E18941" w:rsidR="00075BC0" w:rsidRPr="00920B9E" w:rsidRDefault="00000000" w:rsidP="009D6233">
      <w:pPr>
        <w:spacing w:after="40" w:line="240" w:lineRule="exact"/>
        <w:rPr>
          <w:b/>
          <w:bCs/>
        </w:rPr>
      </w:pPr>
      <w:r w:rsidRPr="00920B9E">
        <w:rPr>
          <w:b/>
          <w:bCs/>
        </w:rPr>
        <w:t xml:space="preserve">Histology and Tissue Morphology: </w:t>
      </w:r>
      <w:r w:rsidRPr="00920B9E">
        <w:t xml:space="preserve">At the end of the monitoring period, animals will be euthanized according to American Veterinary Medical Association (AVMA) guidelines. </w:t>
      </w:r>
      <w:r w:rsidR="00D60D03">
        <w:t xml:space="preserve"> To assess TM integrity, e</w:t>
      </w:r>
      <w:r w:rsidRPr="00920B9E">
        <w:t xml:space="preserve">ars will be </w:t>
      </w:r>
      <w:r w:rsidR="00546390" w:rsidRPr="00920B9E">
        <w:t>harvested</w:t>
      </w:r>
      <w:r w:rsidRPr="00920B9E">
        <w:t xml:space="preserve"> </w:t>
      </w:r>
      <w:r w:rsidR="00D60D03">
        <w:t xml:space="preserve">and </w:t>
      </w:r>
      <w:r w:rsidRPr="00920B9E">
        <w:t>hematoxylin and eosin (H&amp;E)</w:t>
      </w:r>
      <w:r w:rsidR="00546390">
        <w:t xml:space="preserve"> staining will be used to evaluate ti</w:t>
      </w:r>
      <w:r w:rsidRPr="00920B9E">
        <w:t xml:space="preserve">ssue injuries, necrosis, and the presence of inflammatory cells. TM thickness will be measured and compared to the thickness of a TM from a healthy chinchilla to support conclusions about potential inflammation. Fluorescent staining and confocal microscopy will be performed to determine the integrity of hair cells, which are important for auditory function. </w:t>
      </w:r>
    </w:p>
    <w:p w14:paraId="2421C5DD" w14:textId="269DE88A" w:rsidR="00075BC0" w:rsidRPr="00920B9E" w:rsidRDefault="00000000" w:rsidP="00F97E0F">
      <w:pPr>
        <w:spacing w:after="40" w:line="240" w:lineRule="exact"/>
      </w:pPr>
      <w:r w:rsidRPr="00920B9E">
        <w:rPr>
          <w:b/>
          <w:bCs/>
        </w:rPr>
        <w:t>Data Analysis</w:t>
      </w:r>
      <w:r w:rsidR="00F97E0F">
        <w:rPr>
          <w:b/>
          <w:bCs/>
        </w:rPr>
        <w:t xml:space="preserve"> &amp; Metrics of Success</w:t>
      </w:r>
      <w:r w:rsidRPr="00920B9E">
        <w:rPr>
          <w:b/>
          <w:bCs/>
        </w:rPr>
        <w:t xml:space="preserve">: </w:t>
      </w:r>
      <w:r w:rsidR="00F97E0F">
        <w:t>All d</w:t>
      </w:r>
      <w:r w:rsidRPr="00920B9E">
        <w:t xml:space="preserve">ata from the experimental group will be compared to healthy controls using </w:t>
      </w:r>
      <w:r w:rsidR="00BF0719">
        <w:t>a</w:t>
      </w:r>
      <w:r w:rsidRPr="00920B9E">
        <w:t xml:space="preserve"> two-tailed Fisher’s exact test. When appropriate, post-hoc testing with Bonferroni correction will be used to identify between-group differences. Epithelial integrity, necrosis, and inflammatory cell infiltration will be analyzed with cumulative mixed models. Confocal images will be qualitatively assessed. </w:t>
      </w:r>
      <w:r w:rsidR="00F97E0F">
        <w:t>Isolated local delivery and reduced systemic exposure will be deemed successful if a mean plasma</w:t>
      </w:r>
      <w:r w:rsidRPr="00920B9E">
        <w:rPr>
          <w:rFonts w:eastAsia="Arial Unicode MS"/>
        </w:rPr>
        <w:t xml:space="preserve"> ciprofloxacin </w:t>
      </w:r>
      <w:r w:rsidR="00F97E0F">
        <w:rPr>
          <w:rFonts w:eastAsia="Arial Unicode MS"/>
        </w:rPr>
        <w:t xml:space="preserve">concentration is </w:t>
      </w:r>
      <w:r w:rsidR="00BF0719" w:rsidRPr="00920B9E">
        <w:rPr>
          <w:rFonts w:eastAsia="Arial Unicode MS"/>
        </w:rPr>
        <w:t>≤20 µg/ml</w:t>
      </w:r>
      <w:r w:rsidR="00BF0719">
        <w:rPr>
          <w:rFonts w:eastAsia="Arial Unicode MS"/>
        </w:rPr>
        <w:t xml:space="preserve">, the </w:t>
      </w:r>
      <w:r w:rsidRPr="00920B9E">
        <w:rPr>
          <w:rFonts w:eastAsia="Arial Unicode MS"/>
        </w:rPr>
        <w:t>pediatric systemic maximum concentration.</w:t>
      </w:r>
      <w:hyperlink w:anchor="_ppbu6tiq5ywf">
        <w:r w:rsidR="00075BC0" w:rsidRPr="00920B9E">
          <w:rPr>
            <w:vertAlign w:val="superscript"/>
          </w:rPr>
          <w:t>62</w:t>
        </w:r>
      </w:hyperlink>
      <w:r w:rsidRPr="00920B9E">
        <w:rPr>
          <w:rFonts w:eastAsia="Arial Unicode MS"/>
        </w:rPr>
        <w:t xml:space="preserve"> </w:t>
      </w:r>
      <w:r w:rsidR="00F97E0F">
        <w:rPr>
          <w:rFonts w:eastAsia="Arial Unicode MS"/>
        </w:rPr>
        <w:t xml:space="preserve">For hearing and cochlear safety, </w:t>
      </w:r>
      <w:r w:rsidRPr="00920B9E">
        <w:rPr>
          <w:rFonts w:eastAsia="Arial Unicode MS"/>
        </w:rPr>
        <w:t>no significant ABR threshold shifts (≤10 dB vs baseline)</w:t>
      </w:r>
      <w:r w:rsidR="00F97E0F">
        <w:rPr>
          <w:rFonts w:eastAsia="Arial Unicode MS"/>
        </w:rPr>
        <w:t>,</w:t>
      </w:r>
      <w:r w:rsidRPr="00920B9E">
        <w:rPr>
          <w:rFonts w:eastAsia="Arial Unicode MS"/>
        </w:rPr>
        <w:t xml:space="preserve"> TM thickness must return toward normal (within ~50% of pristine mean), and there should be no hair cell loss or cochlear damage compared to controls.</w:t>
      </w:r>
    </w:p>
    <w:p w14:paraId="3EB069A8" w14:textId="52DE81D7" w:rsidR="00075BC0" w:rsidRPr="00920B9E" w:rsidRDefault="00000000" w:rsidP="009D6233">
      <w:pPr>
        <w:spacing w:line="240" w:lineRule="exact"/>
      </w:pPr>
      <w:r w:rsidRPr="00920B9E">
        <w:rPr>
          <w:b/>
          <w:bCs/>
        </w:rPr>
        <w:t xml:space="preserve">Potential Problems and Alternative Strategies: </w:t>
      </w:r>
      <w:r w:rsidR="00BF0719" w:rsidRPr="00BF0719">
        <w:t>Few problems are expected in Aim 3 as</w:t>
      </w:r>
      <w:r w:rsidR="00BF0719">
        <w:rPr>
          <w:b/>
          <w:bCs/>
        </w:rPr>
        <w:t xml:space="preserve"> </w:t>
      </w:r>
      <w:r w:rsidR="00BF0719">
        <w:t xml:space="preserve">Oto’s  preliminary data showed </w:t>
      </w:r>
      <w:r w:rsidRPr="00920B9E">
        <w:t xml:space="preserve">excellent safety and biocompatibility and these procedures are routinely performed in the Yang Lab at Cornell. </w:t>
      </w:r>
      <w:r w:rsidR="00A0443A" w:rsidRPr="00920B9E">
        <w:t xml:space="preserve">Oto will </w:t>
      </w:r>
      <w:r w:rsidR="00A0443A">
        <w:t xml:space="preserve">test </w:t>
      </w:r>
      <w:r w:rsidR="00A0443A" w:rsidRPr="00920B9E">
        <w:t>whether</w:t>
      </w:r>
      <w:r w:rsidR="00A0443A">
        <w:t xml:space="preserve"> unexpected hearing</w:t>
      </w:r>
      <w:r w:rsidR="00A0443A" w:rsidRPr="00920B9E">
        <w:t xml:space="preserve"> shifts are transient by repeat</w:t>
      </w:r>
      <w:r w:rsidR="00A0443A">
        <w:t xml:space="preserve">ed </w:t>
      </w:r>
      <w:r w:rsidR="00A0443A" w:rsidRPr="00920B9E">
        <w:t>testing after recovery periods.</w:t>
      </w:r>
    </w:p>
    <w:p w14:paraId="1778A2ED" w14:textId="5747020D" w:rsidR="00075BC0" w:rsidRPr="00A0443A" w:rsidRDefault="00000000" w:rsidP="00A0443A">
      <w:pPr>
        <w:pStyle w:val="Heading2"/>
        <w:keepNext w:val="0"/>
        <w:keepLines w:val="0"/>
        <w:widowControl w:val="0"/>
        <w:spacing w:after="40" w:line="240" w:lineRule="exact"/>
        <w:rPr>
          <w:b w:val="0"/>
          <w:bCs w:val="0"/>
        </w:rPr>
      </w:pPr>
      <w:r w:rsidRPr="00920B9E">
        <w:t>D.5 Next Steps</w:t>
      </w:r>
      <w:r w:rsidR="00A0443A">
        <w:t xml:space="preserve">. </w:t>
      </w:r>
      <w:r w:rsidR="00A0443A" w:rsidRPr="00A0443A">
        <w:rPr>
          <w:b w:val="0"/>
          <w:bCs w:val="0"/>
          <w:color w:val="000000"/>
        </w:rPr>
        <w:t xml:space="preserve">Completion of this work will enable </w:t>
      </w:r>
      <w:r w:rsidRPr="00A0443A">
        <w:rPr>
          <w:b w:val="0"/>
          <w:bCs w:val="0"/>
          <w:color w:val="000000"/>
        </w:rPr>
        <w:t xml:space="preserve">a Phase II project in which </w:t>
      </w:r>
      <w:r w:rsidR="00A0443A" w:rsidRPr="00A0443A">
        <w:rPr>
          <w:b w:val="0"/>
          <w:bCs w:val="0"/>
          <w:color w:val="000000"/>
        </w:rPr>
        <w:t>Oto</w:t>
      </w:r>
      <w:r w:rsidRPr="00A0443A">
        <w:rPr>
          <w:b w:val="0"/>
          <w:bCs w:val="0"/>
          <w:color w:val="000000"/>
        </w:rPr>
        <w:t xml:space="preserve"> will modify the formulation based on any safety or efficacy </w:t>
      </w:r>
      <w:r w:rsidR="00A0443A" w:rsidRPr="00A0443A">
        <w:rPr>
          <w:b w:val="0"/>
          <w:bCs w:val="0"/>
          <w:color w:val="000000"/>
        </w:rPr>
        <w:t>issues</w:t>
      </w:r>
      <w:r w:rsidRPr="00A0443A">
        <w:rPr>
          <w:b w:val="0"/>
          <w:bCs w:val="0"/>
          <w:color w:val="000000"/>
        </w:rPr>
        <w:t xml:space="preserve"> </w:t>
      </w:r>
      <w:r w:rsidR="00A0443A" w:rsidRPr="00A0443A">
        <w:rPr>
          <w:b w:val="0"/>
          <w:bCs w:val="0"/>
          <w:color w:val="000000"/>
        </w:rPr>
        <w:t>from</w:t>
      </w:r>
      <w:r w:rsidRPr="00A0443A">
        <w:rPr>
          <w:b w:val="0"/>
          <w:bCs w:val="0"/>
          <w:color w:val="000000"/>
        </w:rPr>
        <w:t xml:space="preserve"> Phase I, develop a </w:t>
      </w:r>
      <w:r w:rsidR="00A0443A" w:rsidRPr="00A0443A">
        <w:rPr>
          <w:b w:val="0"/>
          <w:bCs w:val="0"/>
          <w:color w:val="000000"/>
        </w:rPr>
        <w:t>GLP hydrogel</w:t>
      </w:r>
      <w:r w:rsidRPr="00A0443A">
        <w:rPr>
          <w:b w:val="0"/>
          <w:bCs w:val="0"/>
          <w:color w:val="000000"/>
        </w:rPr>
        <w:t xml:space="preserve"> formulation, </w:t>
      </w:r>
      <w:r w:rsidR="00A0443A" w:rsidRPr="00A0443A">
        <w:rPr>
          <w:b w:val="0"/>
          <w:bCs w:val="0"/>
          <w:color w:val="000000"/>
        </w:rPr>
        <w:t xml:space="preserve">and </w:t>
      </w:r>
      <w:r w:rsidRPr="00A0443A">
        <w:rPr>
          <w:b w:val="0"/>
          <w:bCs w:val="0"/>
          <w:color w:val="000000"/>
        </w:rPr>
        <w:t xml:space="preserve">perform powered </w:t>
      </w:r>
      <w:r w:rsidR="00A0443A" w:rsidRPr="00A0443A">
        <w:rPr>
          <w:b w:val="0"/>
          <w:bCs w:val="0"/>
          <w:color w:val="000000"/>
        </w:rPr>
        <w:t xml:space="preserve">safety, toxicity, and </w:t>
      </w:r>
      <w:r w:rsidRPr="00A0443A">
        <w:rPr>
          <w:b w:val="0"/>
          <w:bCs w:val="0"/>
          <w:color w:val="000000"/>
        </w:rPr>
        <w:t>efficacy stud</w:t>
      </w:r>
      <w:r w:rsidR="00A0443A" w:rsidRPr="00A0443A">
        <w:rPr>
          <w:b w:val="0"/>
          <w:bCs w:val="0"/>
          <w:color w:val="000000"/>
        </w:rPr>
        <w:t>ies required for</w:t>
      </w:r>
      <w:r w:rsidRPr="00A0443A">
        <w:rPr>
          <w:b w:val="0"/>
          <w:bCs w:val="0"/>
          <w:color w:val="000000"/>
        </w:rPr>
        <w:t xml:space="preserve"> an </w:t>
      </w:r>
      <w:r w:rsidR="00A0443A" w:rsidRPr="00A0443A">
        <w:rPr>
          <w:b w:val="0"/>
          <w:bCs w:val="0"/>
          <w:color w:val="000000"/>
        </w:rPr>
        <w:t>IND</w:t>
      </w:r>
      <w:r w:rsidRPr="00A0443A">
        <w:rPr>
          <w:b w:val="0"/>
          <w:bCs w:val="0"/>
          <w:color w:val="000000"/>
        </w:rPr>
        <w:t xml:space="preserve"> submissio</w:t>
      </w:r>
      <w:r w:rsidR="00A0443A" w:rsidRPr="00A0443A">
        <w:rPr>
          <w:b w:val="0"/>
          <w:bCs w:val="0"/>
          <w:color w:val="000000"/>
        </w:rPr>
        <w:t>n</w:t>
      </w:r>
      <w:r w:rsidRPr="00A0443A">
        <w:rPr>
          <w:b w:val="0"/>
          <w:bCs w:val="0"/>
          <w:color w:val="000000"/>
        </w:rPr>
        <w:t>. There is currently no existing local treatment for uncomplicated acute OM (i.e., with intact TM), so comparisons with gold standard treatment are not currently planned for Phase II. However, should a competitor emerge during Phase I, the Phase II work plan will be adjusted to include this comparison.</w:t>
      </w:r>
      <w:r w:rsidRPr="00920B9E">
        <w:br w:type="page"/>
      </w:r>
    </w:p>
    <w:p w14:paraId="0A0F2B81" w14:textId="77777777" w:rsidR="00075BC0" w:rsidRDefault="00000000">
      <w:pPr>
        <w:pStyle w:val="Heading1"/>
        <w:jc w:val="center"/>
      </w:pPr>
      <w:r>
        <w:lastRenderedPageBreak/>
        <w:t>References</w:t>
      </w:r>
    </w:p>
    <w:bookmarkStart w:id="31" w:name="_axcns3r8cunv" w:colFirst="0" w:colLast="0"/>
    <w:bookmarkEnd w:id="31"/>
    <w:p w14:paraId="13178C33" w14:textId="77777777" w:rsidR="00160B9D" w:rsidRPr="00160B9D" w:rsidRDefault="00F2685E" w:rsidP="00160B9D">
      <w:pPr>
        <w:pStyle w:val="EndNoteBibliography"/>
        <w:spacing w:after="0"/>
        <w:ind w:left="720" w:hanging="720"/>
      </w:pPr>
      <w:r>
        <w:fldChar w:fldCharType="begin"/>
      </w:r>
      <w:r>
        <w:instrText xml:space="preserve"> ADDIN EN.REFLIST </w:instrText>
      </w:r>
      <w:r>
        <w:fldChar w:fldCharType="separate"/>
      </w:r>
      <w:r w:rsidR="00160B9D" w:rsidRPr="00160B9D">
        <w:t>1.</w:t>
      </w:r>
      <w:r w:rsidR="00160B9D" w:rsidRPr="00160B9D">
        <w:tab/>
        <w:t>Ben Debba L, Derreumaux D, Lonnet G, Taddei L, Scherbakov M. Clinical and economic burden of otitis media in children under 5 years of age in the United States: A retrospective study. Hum Vaccin Immunother 2024;20(1):2409510. DOI: 10.1080/21645515.2024.2409510.</w:t>
      </w:r>
    </w:p>
    <w:p w14:paraId="42FC2475" w14:textId="77777777" w:rsidR="00160B9D" w:rsidRPr="00160B9D" w:rsidRDefault="00160B9D" w:rsidP="00160B9D">
      <w:pPr>
        <w:pStyle w:val="EndNoteBibliography"/>
        <w:spacing w:after="0"/>
        <w:ind w:left="720" w:hanging="720"/>
      </w:pPr>
      <w:r w:rsidRPr="00160B9D">
        <w:t>2.</w:t>
      </w:r>
      <w:r w:rsidRPr="00160B9D">
        <w:tab/>
        <w:t>Williamson I, Dunleavey J, Bain J, Robinson D. The natural history of otitis media with effusion–a three-year study of the incidence and prevalence of abnormal tympanograms in four South West Hampshire infant and first schools. The Journal of Laryngology &amp; Otology 1994;108(11):930-934.</w:t>
      </w:r>
    </w:p>
    <w:p w14:paraId="14B44331" w14:textId="77777777" w:rsidR="00160B9D" w:rsidRPr="00160B9D" w:rsidRDefault="00160B9D" w:rsidP="00160B9D">
      <w:pPr>
        <w:pStyle w:val="EndNoteBibliography"/>
        <w:spacing w:after="0"/>
        <w:ind w:left="720" w:hanging="720"/>
      </w:pPr>
      <w:r w:rsidRPr="00160B9D">
        <w:t>3.</w:t>
      </w:r>
      <w:r w:rsidRPr="00160B9D">
        <w:tab/>
        <w:t>Arrieta A, Singh J. Management of recurrent and persistent acute otitis media: new options with familiar antibiotics. The Pediatric infectious disease journal 2004;23(2):S115-S124.</w:t>
      </w:r>
    </w:p>
    <w:p w14:paraId="0CCA69B9" w14:textId="77777777" w:rsidR="00160B9D" w:rsidRPr="00160B9D" w:rsidRDefault="00160B9D" w:rsidP="00160B9D">
      <w:pPr>
        <w:pStyle w:val="EndNoteBibliography"/>
        <w:spacing w:after="0"/>
        <w:ind w:left="720" w:hanging="720"/>
      </w:pPr>
      <w:r w:rsidRPr="00160B9D">
        <w:t>4.</w:t>
      </w:r>
      <w:r w:rsidRPr="00160B9D">
        <w:tab/>
        <w:t>Jacobs MR, Dagan R, Appelbaum PC, Burch DJ. Prevalence of antimicrobial-resistant pathogens in middle ear fluid: multinational study of 917 children with acute otitis media. Antimicrobial agents and chemotherapy 1998;42(3):589-595.</w:t>
      </w:r>
    </w:p>
    <w:p w14:paraId="1C32A5B6" w14:textId="77777777" w:rsidR="00160B9D" w:rsidRPr="00160B9D" w:rsidRDefault="00160B9D" w:rsidP="00160B9D">
      <w:pPr>
        <w:pStyle w:val="EndNoteBibliography"/>
        <w:spacing w:after="0"/>
        <w:ind w:left="720" w:hanging="720"/>
      </w:pPr>
      <w:r w:rsidRPr="00160B9D">
        <w:t>5.</w:t>
      </w:r>
      <w:r w:rsidRPr="00160B9D">
        <w:tab/>
        <w:t>Lieberthal AS, Carroll AE, Chonmaitree T, et al. The diagnosis and management of acute otitis media. Pediatrics 2013;131(3):e964-e999.</w:t>
      </w:r>
    </w:p>
    <w:p w14:paraId="0A9B163D" w14:textId="77777777" w:rsidR="00160B9D" w:rsidRPr="00160B9D" w:rsidRDefault="00160B9D" w:rsidP="00160B9D">
      <w:pPr>
        <w:pStyle w:val="EndNoteBibliography"/>
        <w:spacing w:after="0"/>
        <w:ind w:left="720" w:hanging="720"/>
      </w:pPr>
      <w:r w:rsidRPr="00160B9D">
        <w:t>6.</w:t>
      </w:r>
      <w:r w:rsidRPr="00160B9D">
        <w:tab/>
        <w:t>Shekelle PG, Takata G, Newberry SJ, et al. Management of Acute Otitis Media: update. Evidence report/technology assessment 2010(198):1-426.</w:t>
      </w:r>
    </w:p>
    <w:p w14:paraId="01104614" w14:textId="77777777" w:rsidR="00160B9D" w:rsidRPr="00160B9D" w:rsidRDefault="00160B9D" w:rsidP="00160B9D">
      <w:pPr>
        <w:pStyle w:val="EndNoteBibliography"/>
        <w:spacing w:after="0"/>
        <w:ind w:left="720" w:hanging="720"/>
      </w:pPr>
      <w:r w:rsidRPr="00160B9D">
        <w:t>7.</w:t>
      </w:r>
      <w:r w:rsidRPr="00160B9D">
        <w:tab/>
        <w:t>Venekamp RP, Burton MJ, van Dongen TM, van der Heijden GJ, van Zon A, Schilder AG. Antibiotics for otitis media with effusion in children. Cochrane Database of Systematic Reviews 2016(6).</w:t>
      </w:r>
    </w:p>
    <w:p w14:paraId="5ECA1A76" w14:textId="3A4FEB55" w:rsidR="00160B9D" w:rsidRPr="00160B9D" w:rsidRDefault="00160B9D" w:rsidP="00160B9D">
      <w:pPr>
        <w:pStyle w:val="EndNoteBibliography"/>
        <w:spacing w:after="0"/>
        <w:ind w:left="720" w:hanging="720"/>
      </w:pPr>
      <w:r w:rsidRPr="00160B9D">
        <w:t>8.</w:t>
      </w:r>
      <w:r w:rsidRPr="00160B9D">
        <w:tab/>
        <w:t xml:space="preserve">Mather MW, Drinnan M, Perry JD, Powell S, Wilson JA, Powell J. A systematic review and meta-analysis of antimicrobial resistance in paediatric acute otitis media. International Journal of Pediatric Otorhinolaryngology 2019;123:102-109. DOI: </w:t>
      </w:r>
      <w:hyperlink r:id="rId16" w:history="1">
        <w:r w:rsidRPr="00160B9D">
          <w:rPr>
            <w:rStyle w:val="Hyperlink"/>
          </w:rPr>
          <w:t>https://doi.org/10.1016/j.ijporl.2019.04.041</w:t>
        </w:r>
      </w:hyperlink>
      <w:r w:rsidRPr="00160B9D">
        <w:t>.</w:t>
      </w:r>
    </w:p>
    <w:p w14:paraId="75AF8154" w14:textId="77777777" w:rsidR="00160B9D" w:rsidRPr="00160B9D" w:rsidRDefault="00160B9D" w:rsidP="00160B9D">
      <w:pPr>
        <w:pStyle w:val="EndNoteBibliography"/>
        <w:spacing w:after="0"/>
        <w:ind w:left="720" w:hanging="720"/>
      </w:pPr>
      <w:r w:rsidRPr="00160B9D">
        <w:t>9.</w:t>
      </w:r>
      <w:r w:rsidRPr="00160B9D">
        <w:tab/>
        <w:t>Nawaz S, Smith ME, George R, Dodgson K, Lloyd SK. Changes in antimicrobial resistance in acute otitis media and otitis externa. Clinical Otolaryngology 2023;48(5):740-747.</w:t>
      </w:r>
    </w:p>
    <w:p w14:paraId="70534BC0" w14:textId="77777777" w:rsidR="00160B9D" w:rsidRPr="00160B9D" w:rsidRDefault="00160B9D" w:rsidP="00160B9D">
      <w:pPr>
        <w:pStyle w:val="EndNoteBibliography"/>
        <w:spacing w:after="0"/>
        <w:ind w:left="720" w:hanging="720"/>
      </w:pPr>
      <w:r w:rsidRPr="00160B9D">
        <w:t>10.</w:t>
      </w:r>
      <w:r w:rsidRPr="00160B9D">
        <w:tab/>
        <w:t>Ravicz ME, Rosowski JJ, Merchant SN. Mechanisms of hearing loss resulting from middle-ear fluid. Hearing research 2004;195(1-2):103-130.</w:t>
      </w:r>
    </w:p>
    <w:p w14:paraId="4D280703" w14:textId="77777777" w:rsidR="00160B9D" w:rsidRPr="00160B9D" w:rsidRDefault="00160B9D" w:rsidP="00160B9D">
      <w:pPr>
        <w:pStyle w:val="EndNoteBibliography"/>
        <w:spacing w:after="0"/>
        <w:ind w:left="720" w:hanging="720"/>
      </w:pPr>
      <w:r w:rsidRPr="00160B9D">
        <w:t>11.</w:t>
      </w:r>
      <w:r w:rsidRPr="00160B9D">
        <w:tab/>
        <w:t>Gouma P, Mallis A, Daniilidis V, Gouveris H, Armenakis N, Naxakis S. Behavioral trends in young children with conductive hearing loss: a case–control study. European Archives of Oto-Rhino-Laryngology 2011;268:63-66.</w:t>
      </w:r>
    </w:p>
    <w:p w14:paraId="7CC04D70" w14:textId="2DA110E4" w:rsidR="00160B9D" w:rsidRPr="00160B9D" w:rsidRDefault="00160B9D" w:rsidP="00160B9D">
      <w:pPr>
        <w:pStyle w:val="EndNoteBibliography"/>
        <w:spacing w:after="0"/>
        <w:ind w:left="720" w:hanging="720"/>
      </w:pPr>
      <w:r w:rsidRPr="00160B9D">
        <w:t>12.</w:t>
      </w:r>
      <w:r w:rsidRPr="00160B9D">
        <w:tab/>
        <w:t xml:space="preserve">Niclasen J, Obel C, Homøe P, Kørvel-Hanquist A, Dammeyer J. Associations between otitis media and child behavioural and learning difficulties: Results from a Danish cohort. International Journal of Pediatric Otorhinolaryngology 2016;84:12-20. DOI: </w:t>
      </w:r>
      <w:hyperlink r:id="rId17" w:history="1">
        <w:r w:rsidRPr="00160B9D">
          <w:rPr>
            <w:rStyle w:val="Hyperlink"/>
          </w:rPr>
          <w:t>https://doi.org/10.1016/j.ijporl.2016.02.017</w:t>
        </w:r>
      </w:hyperlink>
      <w:r w:rsidRPr="00160B9D">
        <w:t>.</w:t>
      </w:r>
    </w:p>
    <w:p w14:paraId="412CA6A4" w14:textId="77777777" w:rsidR="00160B9D" w:rsidRPr="00160B9D" w:rsidRDefault="00160B9D" w:rsidP="00160B9D">
      <w:pPr>
        <w:pStyle w:val="EndNoteBibliography"/>
        <w:spacing w:after="0"/>
        <w:ind w:left="720" w:hanging="720"/>
      </w:pPr>
      <w:r w:rsidRPr="00160B9D">
        <w:t>13.</w:t>
      </w:r>
      <w:r w:rsidRPr="00160B9D">
        <w:tab/>
        <w:t>Lerminiaux NA, Cameron AD. Horizontal transfer of antibiotic resistance genes in clinical environments. Canadian journal of microbiology 2019;65(1):34-44.</w:t>
      </w:r>
    </w:p>
    <w:p w14:paraId="7DC70B60" w14:textId="77777777" w:rsidR="00160B9D" w:rsidRPr="00160B9D" w:rsidRDefault="00160B9D" w:rsidP="00160B9D">
      <w:pPr>
        <w:pStyle w:val="EndNoteBibliography"/>
        <w:spacing w:after="0"/>
        <w:ind w:left="720" w:hanging="720"/>
      </w:pPr>
      <w:r w:rsidRPr="00160B9D">
        <w:t>14.</w:t>
      </w:r>
      <w:r w:rsidRPr="00160B9D">
        <w:tab/>
        <w:t>Li W, Zhang G. Detection and various environmental factors of antibiotic resistance gene horizontal transfer. Environmental Research 2022;212:113267.</w:t>
      </w:r>
    </w:p>
    <w:p w14:paraId="7C21C9C7" w14:textId="77777777" w:rsidR="00160B9D" w:rsidRPr="00160B9D" w:rsidRDefault="00160B9D" w:rsidP="00160B9D">
      <w:pPr>
        <w:pStyle w:val="EndNoteBibliography"/>
        <w:spacing w:after="0"/>
        <w:ind w:left="720" w:hanging="720"/>
      </w:pPr>
      <w:r w:rsidRPr="00160B9D">
        <w:t>15.</w:t>
      </w:r>
      <w:r w:rsidRPr="00160B9D">
        <w:tab/>
        <w:t>McDonnell L, Gilkes A, Ashworth M, et al. Association between antibiotics and gut microbiome dysbiosis in children: systematic review and meta-analysis. Gut Microbes 2021;13(1):1870402. DOI: 10.1080/19490976.2020.1870402.</w:t>
      </w:r>
    </w:p>
    <w:p w14:paraId="0937D227" w14:textId="77777777" w:rsidR="00160B9D" w:rsidRPr="00160B9D" w:rsidRDefault="00160B9D" w:rsidP="00160B9D">
      <w:pPr>
        <w:pStyle w:val="EndNoteBibliography"/>
        <w:spacing w:after="0"/>
        <w:ind w:left="720" w:hanging="720"/>
      </w:pPr>
      <w:r w:rsidRPr="00160B9D">
        <w:t>16.</w:t>
      </w:r>
      <w:r w:rsidRPr="00160B9D">
        <w:tab/>
        <w:t>Van der Jeught S, Dirckx JJ, Aerts JR, Bradu A, Podoleanu AG, Buytaert JA. Full-field thickness distribution of human tympanic membrane obtained with optical coherence tomography. J Assoc Res Otolaryngol 2013;14(4):483-94. (In eng). DOI: 10.1007/s10162-013-0394-z.</w:t>
      </w:r>
    </w:p>
    <w:p w14:paraId="4C816DD6" w14:textId="77777777" w:rsidR="00160B9D" w:rsidRPr="00160B9D" w:rsidRDefault="00160B9D" w:rsidP="00160B9D">
      <w:pPr>
        <w:pStyle w:val="EndNoteBibliography"/>
        <w:spacing w:after="0"/>
        <w:ind w:left="720" w:hanging="720"/>
      </w:pPr>
      <w:r w:rsidRPr="00160B9D">
        <w:t>17.</w:t>
      </w:r>
      <w:r w:rsidRPr="00160B9D">
        <w:tab/>
        <w:t>Tang W, Ma X, Marlowe C, et al. Neutrophil-mediated delivery of antibiotics across the tympanic membrane for otitis media treatment in a preclinical model. Science Translational Medicine 2026;18(837):eadu9186.</w:t>
      </w:r>
    </w:p>
    <w:p w14:paraId="197C2223" w14:textId="77777777" w:rsidR="00160B9D" w:rsidRPr="00160B9D" w:rsidRDefault="00160B9D" w:rsidP="00160B9D">
      <w:pPr>
        <w:pStyle w:val="EndNoteBibliography"/>
        <w:spacing w:after="0"/>
        <w:ind w:left="720" w:hanging="720"/>
      </w:pPr>
      <w:r w:rsidRPr="00160B9D">
        <w:t>18.</w:t>
      </w:r>
      <w:r w:rsidRPr="00160B9D">
        <w:tab/>
        <w:t>Yang R, Sabharwal V, Okonkwo OS, et al. Treatment of otitis media by transtympanic delivery of antibiotics. Sci Transl Med 2016;8(356):356ra120. DOI: 10.1126/scitranslmed.aaf4363.</w:t>
      </w:r>
    </w:p>
    <w:p w14:paraId="4AC173DE" w14:textId="77777777" w:rsidR="00160B9D" w:rsidRPr="00160B9D" w:rsidRDefault="00160B9D" w:rsidP="00160B9D">
      <w:pPr>
        <w:pStyle w:val="EndNoteBibliography"/>
        <w:spacing w:after="0"/>
        <w:ind w:left="720" w:hanging="720"/>
      </w:pPr>
      <w:r w:rsidRPr="00160B9D">
        <w:t>19.</w:t>
      </w:r>
      <w:r w:rsidRPr="00160B9D">
        <w:tab/>
        <w:t>Ricklin D, Hajishengallis G, Yang K, Lambris JD. Complement: a key system for immune surveillance and homeostasis. Nature Immunology 2010;11(9):785-797. DOI: 10.1038/ni.1923.</w:t>
      </w:r>
    </w:p>
    <w:p w14:paraId="7764A58E" w14:textId="77777777" w:rsidR="00160B9D" w:rsidRPr="00160B9D" w:rsidRDefault="00160B9D" w:rsidP="00160B9D">
      <w:pPr>
        <w:pStyle w:val="EndNoteBibliography"/>
        <w:spacing w:after="0"/>
        <w:ind w:left="720" w:hanging="720"/>
      </w:pPr>
      <w:r w:rsidRPr="00160B9D">
        <w:t>20.</w:t>
      </w:r>
      <w:r w:rsidRPr="00160B9D">
        <w:tab/>
        <w:t>Assiri K, Hudise J, Obeid A. Risk factors for chronic and recurrent Otitis Media in children: A review article. Indian Journal of Otolaryngology and Head &amp; Neck Surgery 2024;76(1):1464-1469.</w:t>
      </w:r>
    </w:p>
    <w:p w14:paraId="6BDC7AE3" w14:textId="77777777" w:rsidR="00160B9D" w:rsidRPr="00160B9D" w:rsidRDefault="00160B9D" w:rsidP="00160B9D">
      <w:pPr>
        <w:pStyle w:val="EndNoteBibliography"/>
        <w:spacing w:after="0"/>
        <w:ind w:left="720" w:hanging="720"/>
      </w:pPr>
      <w:r w:rsidRPr="00160B9D">
        <w:t>21.</w:t>
      </w:r>
      <w:r w:rsidRPr="00160B9D">
        <w:tab/>
        <w:t>Venekamp RP, Sanders SL, Glasziou PP, Rovers MM. Antibiotics for acute otitis media in children. Cochrane Database Syst Rev 2023;11(11):CD000219. DOI: 10.1002/14651858.CD000219.pub5.</w:t>
      </w:r>
    </w:p>
    <w:p w14:paraId="7117DA6A" w14:textId="77777777" w:rsidR="00160B9D" w:rsidRPr="00160B9D" w:rsidRDefault="00160B9D" w:rsidP="00160B9D">
      <w:pPr>
        <w:pStyle w:val="EndNoteBibliography"/>
        <w:spacing w:after="0"/>
        <w:ind w:left="720" w:hanging="720"/>
      </w:pPr>
      <w:r w:rsidRPr="00160B9D">
        <w:t>22.</w:t>
      </w:r>
      <w:r w:rsidRPr="00160B9D">
        <w:tab/>
        <w:t>Abdel-Aziz M, Sabry OA, Ahmed AS, Farag HM. The effect of otitis media with effusion on phonological performance of preschool children. The Egyptian Journal of Otolaryngology 2024;40(1):21.</w:t>
      </w:r>
    </w:p>
    <w:p w14:paraId="4DE71890" w14:textId="77777777" w:rsidR="00160B9D" w:rsidRPr="00160B9D" w:rsidRDefault="00160B9D" w:rsidP="00160B9D">
      <w:pPr>
        <w:pStyle w:val="EndNoteBibliography"/>
        <w:spacing w:after="0"/>
        <w:ind w:left="720" w:hanging="720"/>
      </w:pPr>
      <w:r w:rsidRPr="00160B9D">
        <w:t>23.</w:t>
      </w:r>
      <w:r w:rsidRPr="00160B9D">
        <w:tab/>
        <w:t>Aarhus L, Tambs K, Kvestad E, Engdahl B. Childhood otitis media: a cohort study with 30-year follow-up of hearing (the HUNT study). Ear and hearing 2015;36(3):302.</w:t>
      </w:r>
    </w:p>
    <w:p w14:paraId="59CA86B5" w14:textId="77777777" w:rsidR="00160B9D" w:rsidRPr="00160B9D" w:rsidRDefault="00160B9D" w:rsidP="00160B9D">
      <w:pPr>
        <w:pStyle w:val="EndNoteBibliography"/>
        <w:spacing w:after="0"/>
        <w:ind w:left="720" w:hanging="720"/>
      </w:pPr>
      <w:r w:rsidRPr="00160B9D">
        <w:lastRenderedPageBreak/>
        <w:t>24.</w:t>
      </w:r>
      <w:r w:rsidRPr="00160B9D">
        <w:tab/>
        <w:t>Altamimi AA, Robinson M, McKinnon EJ, et al. The association between otitis media in early childhood with later behaviour and attention problems: A longitudinal pregnancy cohort. International Journal of Pediatric Otorhinolaryngology 2023;168:111545.</w:t>
      </w:r>
    </w:p>
    <w:p w14:paraId="1DC5F146" w14:textId="77777777" w:rsidR="00160B9D" w:rsidRPr="00160B9D" w:rsidRDefault="00160B9D" w:rsidP="00160B9D">
      <w:pPr>
        <w:pStyle w:val="EndNoteBibliography"/>
        <w:spacing w:after="0"/>
        <w:ind w:left="720" w:hanging="720"/>
      </w:pPr>
      <w:r w:rsidRPr="00160B9D">
        <w:t>25.</w:t>
      </w:r>
      <w:r w:rsidRPr="00160B9D">
        <w:tab/>
        <w:t>American Academy of Family Physicians, American Academy of Otolaryngology-Head Neck Surgery, American Academy of Pediatrics Subcommittee on Otitis Media With Effusion. Otitis media with effusion. Pediatrics 2004;113(5):1412-1429.</w:t>
      </w:r>
    </w:p>
    <w:p w14:paraId="3AE1879A" w14:textId="77777777" w:rsidR="00160B9D" w:rsidRPr="00160B9D" w:rsidRDefault="00160B9D" w:rsidP="00160B9D">
      <w:pPr>
        <w:pStyle w:val="EndNoteBibliography"/>
        <w:spacing w:after="0"/>
        <w:ind w:left="720" w:hanging="720"/>
      </w:pPr>
      <w:r w:rsidRPr="00160B9D">
        <w:t>26.</w:t>
      </w:r>
      <w:r w:rsidRPr="00160B9D">
        <w:tab/>
        <w:t>Rosenfeld RM, Culpepper L, Doyle KJ, et al. Clinical practice guideline: otitis media with effusion. Otolaryngology–Head and Neck Surgery 2004;130:S95-S118.</w:t>
      </w:r>
    </w:p>
    <w:p w14:paraId="3414C309" w14:textId="77777777" w:rsidR="00160B9D" w:rsidRPr="00160B9D" w:rsidRDefault="00160B9D" w:rsidP="00160B9D">
      <w:pPr>
        <w:pStyle w:val="EndNoteBibliography"/>
        <w:spacing w:after="0"/>
        <w:ind w:left="720" w:hanging="720"/>
      </w:pPr>
      <w:r w:rsidRPr="00160B9D">
        <w:t>27.</w:t>
      </w:r>
      <w:r w:rsidRPr="00160B9D">
        <w:tab/>
        <w:t>Sahling M. Effects of otitis media with effusion on speech perception and production in preschoolers. Macquarie University; 2024.</w:t>
      </w:r>
    </w:p>
    <w:p w14:paraId="5AF87486" w14:textId="77777777" w:rsidR="00160B9D" w:rsidRPr="00160B9D" w:rsidRDefault="00160B9D" w:rsidP="00160B9D">
      <w:pPr>
        <w:pStyle w:val="EndNoteBibliography"/>
        <w:spacing w:after="0"/>
        <w:ind w:left="720" w:hanging="720"/>
      </w:pPr>
      <w:r w:rsidRPr="00160B9D">
        <w:t>28.</w:t>
      </w:r>
      <w:r w:rsidRPr="00160B9D">
        <w:tab/>
        <w:t>Savaş M. The effect of otitis media with effusion on language and cognitive skills in school age children. Experimed 2023;13(2):156-162.</w:t>
      </w:r>
    </w:p>
    <w:p w14:paraId="42DFAA6F" w14:textId="77777777" w:rsidR="00160B9D" w:rsidRPr="00160B9D" w:rsidRDefault="00160B9D" w:rsidP="00160B9D">
      <w:pPr>
        <w:pStyle w:val="EndNoteBibliography"/>
        <w:spacing w:after="0"/>
        <w:ind w:left="720" w:hanging="720"/>
      </w:pPr>
      <w:r w:rsidRPr="00160B9D">
        <w:t>29.</w:t>
      </w:r>
      <w:r w:rsidRPr="00160B9D">
        <w:tab/>
        <w:t>El Feghaly RE, Nedved A, Katz SE, Frost HM. New insights into the treatment of acute otitis media. Expert Rev Anti Infect Ther 2023;21(5):523-534. DOI: 10.1080/14787210.2023.2206565.</w:t>
      </w:r>
    </w:p>
    <w:p w14:paraId="67CF3650" w14:textId="77777777" w:rsidR="00160B9D" w:rsidRPr="00160B9D" w:rsidRDefault="00160B9D" w:rsidP="00160B9D">
      <w:pPr>
        <w:pStyle w:val="EndNoteBibliography"/>
        <w:spacing w:after="0"/>
        <w:ind w:left="720" w:hanging="720"/>
      </w:pPr>
      <w:r w:rsidRPr="00160B9D">
        <w:t>30.</w:t>
      </w:r>
      <w:r w:rsidRPr="00160B9D">
        <w:tab/>
        <w:t>Frost HM, Becker LF, Knepper BC, Shihadeh KC, Jenkins TC. Antibiotic Prescribing Patterns for Acute Otitis Media for Children 2 Years and Older. J Pediatr 2020;220:109-115 e1. DOI: 10.1016/j.jpeds.2020.01.045.</w:t>
      </w:r>
    </w:p>
    <w:p w14:paraId="03D08E8F" w14:textId="77777777" w:rsidR="00160B9D" w:rsidRPr="00160B9D" w:rsidRDefault="00160B9D" w:rsidP="00160B9D">
      <w:pPr>
        <w:pStyle w:val="EndNoteBibliography"/>
        <w:spacing w:after="0"/>
        <w:ind w:left="720" w:hanging="720"/>
      </w:pPr>
      <w:r w:rsidRPr="00160B9D">
        <w:t>31.</w:t>
      </w:r>
      <w:r w:rsidRPr="00160B9D">
        <w:tab/>
        <w:t>Sun D, Rivas-Lopez V, Liberman DB. A Multifaceted Quality Improvement Intervention to Improve Watchful Waiting in Acute Otitis Media Management. Pediatr Qual Saf 2019;4(3):e177. DOI: 10.1097/pq9.0000000000000177.</w:t>
      </w:r>
    </w:p>
    <w:p w14:paraId="05BAF80A" w14:textId="77777777" w:rsidR="00160B9D" w:rsidRPr="00160B9D" w:rsidRDefault="00160B9D" w:rsidP="00160B9D">
      <w:pPr>
        <w:pStyle w:val="EndNoteBibliography"/>
        <w:spacing w:after="0"/>
        <w:ind w:left="720" w:hanging="720"/>
      </w:pPr>
      <w:r w:rsidRPr="00160B9D">
        <w:t>32.</w:t>
      </w:r>
      <w:r w:rsidRPr="00160B9D">
        <w:tab/>
        <w:t>Kenmoe S, Dozier M, Liang J, Jenkins R, Nair H. The Burden of Respiratory Syncytial Virus in Children With Acute Otitis Media: A Systematic Review and Meta-Analysis. Influenza Other Respir Viruses 2026;20(2):e70223. DOI: 10.1111/irv.70223.</w:t>
      </w:r>
    </w:p>
    <w:p w14:paraId="10E8A1B4" w14:textId="77777777" w:rsidR="00160B9D" w:rsidRPr="00160B9D" w:rsidRDefault="00160B9D" w:rsidP="00160B9D">
      <w:pPr>
        <w:pStyle w:val="EndNoteBibliography"/>
        <w:spacing w:after="0"/>
        <w:ind w:left="720" w:hanging="720"/>
      </w:pPr>
      <w:r w:rsidRPr="00160B9D">
        <w:t>33.</w:t>
      </w:r>
      <w:r w:rsidRPr="00160B9D">
        <w:tab/>
        <w:t>Mittal R, Parrish JM, Soni M, Mittal J, Mathee K. Microbial otitis media: recent advancements in treatment, current challenges and opportunities. J Med Microbiol 2018;67(10):1417-1425. DOI: 10.1099/jmm.0.000810.</w:t>
      </w:r>
    </w:p>
    <w:p w14:paraId="05C88B3A" w14:textId="77777777" w:rsidR="00160B9D" w:rsidRPr="00160B9D" w:rsidRDefault="00160B9D" w:rsidP="00160B9D">
      <w:pPr>
        <w:pStyle w:val="EndNoteBibliography"/>
        <w:spacing w:after="0"/>
        <w:ind w:left="720" w:hanging="720"/>
      </w:pPr>
      <w:r w:rsidRPr="00160B9D">
        <w:t>34.</w:t>
      </w:r>
      <w:r w:rsidRPr="00160B9D">
        <w:tab/>
        <w:t>Kaur R, Fuji N, Pichichero ME. Dynamic changes in otopathogens colonizing the nasopharynx and causing acute otitis media in children after 13-valent (PCV13) pneumococcal conjugate vaccination during 2015-2019. Eur J Clin Microbiol Infect Dis 2022;41(1):37-44. DOI: 10.1007/s10096-021-04324-0.</w:t>
      </w:r>
    </w:p>
    <w:p w14:paraId="3F1D5A21" w14:textId="77777777" w:rsidR="00160B9D" w:rsidRPr="00160B9D" w:rsidRDefault="00160B9D" w:rsidP="00160B9D">
      <w:pPr>
        <w:pStyle w:val="EndNoteBibliography"/>
        <w:spacing w:after="0"/>
        <w:ind w:left="720" w:hanging="720"/>
      </w:pPr>
      <w:r w:rsidRPr="00160B9D">
        <w:t>35.</w:t>
      </w:r>
      <w:r w:rsidRPr="00160B9D">
        <w:tab/>
        <w:t>Kaur R, Morris M, Pichichero ME. Epidemiology of Acute Otitis Media in the Postpneumococcal Conjugate Vaccine Era. Pediatrics 2017;140(3). DOI: 10.1542/peds.2017-0181.</w:t>
      </w:r>
    </w:p>
    <w:p w14:paraId="5B6EC9C1" w14:textId="77777777" w:rsidR="00160B9D" w:rsidRPr="00160B9D" w:rsidRDefault="00160B9D" w:rsidP="00160B9D">
      <w:pPr>
        <w:pStyle w:val="EndNoteBibliography"/>
        <w:spacing w:after="0"/>
        <w:ind w:left="720" w:hanging="720"/>
      </w:pPr>
      <w:r w:rsidRPr="00160B9D">
        <w:t>36.</w:t>
      </w:r>
      <w:r w:rsidRPr="00160B9D">
        <w:tab/>
        <w:t>Katz SE, Jenkins TC, Stein AB, et al. Durations of Antibiotic Treatment for Acute Otitis Media and Variability in Prescribed Durations Across Two Large Academic Health Systems. Journal of the Pediatric Infectious Diseases Society 2024;13(9):455-465. DOI: 10.1093/jpids/piae073.</w:t>
      </w:r>
    </w:p>
    <w:p w14:paraId="21965280" w14:textId="3128C2CE" w:rsidR="00160B9D" w:rsidRPr="00160B9D" w:rsidRDefault="00160B9D" w:rsidP="00160B9D">
      <w:pPr>
        <w:pStyle w:val="EndNoteBibliography"/>
        <w:spacing w:after="0"/>
        <w:ind w:left="720" w:hanging="720"/>
      </w:pPr>
      <w:r w:rsidRPr="00160B9D">
        <w:t>37.</w:t>
      </w:r>
      <w:r w:rsidRPr="00160B9D">
        <w:tab/>
        <w:t xml:space="preserve">Kim SH, Kim J-R, Song J-J, Chae S-W. Trend and patterns in the antibiotics prescription for the acute otitis media in Korean children. International Journal of Pediatric Otorhinolaryngology 2020;130:109789. DOI: </w:t>
      </w:r>
      <w:hyperlink r:id="rId18" w:history="1">
        <w:r w:rsidRPr="00160B9D">
          <w:rPr>
            <w:rStyle w:val="Hyperlink"/>
          </w:rPr>
          <w:t>https://doi.org/10.1016/j.ijporl.2019.109789</w:t>
        </w:r>
      </w:hyperlink>
      <w:r w:rsidRPr="00160B9D">
        <w:t>.</w:t>
      </w:r>
    </w:p>
    <w:p w14:paraId="3EF61949" w14:textId="77777777" w:rsidR="00160B9D" w:rsidRPr="00160B9D" w:rsidRDefault="00160B9D" w:rsidP="00160B9D">
      <w:pPr>
        <w:pStyle w:val="EndNoteBibliography"/>
        <w:spacing w:after="0"/>
        <w:ind w:left="720" w:hanging="720"/>
      </w:pPr>
      <w:r w:rsidRPr="00160B9D">
        <w:t>38.</w:t>
      </w:r>
      <w:r w:rsidRPr="00160B9D">
        <w:tab/>
        <w:t>Frost HM, Bizune D, Gerber JS, Hersh AL, Hicks LA, Tsay SV. Amoxicillin Versus Other Antibiotic Agents for the Treatment of Acute Otitis Media in Children. J Pediatr 2022;251:98-104 e5. DOI: 10.1016/j.jpeds.2022.07.053.</w:t>
      </w:r>
    </w:p>
    <w:p w14:paraId="4055AA82" w14:textId="77777777" w:rsidR="00160B9D" w:rsidRPr="00160B9D" w:rsidRDefault="00160B9D" w:rsidP="00160B9D">
      <w:pPr>
        <w:pStyle w:val="EndNoteBibliography"/>
        <w:spacing w:after="0"/>
        <w:ind w:left="720" w:hanging="720"/>
      </w:pPr>
      <w:r w:rsidRPr="00160B9D">
        <w:t>39.</w:t>
      </w:r>
      <w:r w:rsidRPr="00160B9D">
        <w:tab/>
        <w:t>Smolinski NE, Antonelli PJ, Winterstein AG. Watchful Waiting for Acute Otitis Media. Pediatrics 2022;150(1). DOI: 10.1542/peds.2021-055613.</w:t>
      </w:r>
    </w:p>
    <w:p w14:paraId="73FE61AD" w14:textId="77777777" w:rsidR="00160B9D" w:rsidRPr="00160B9D" w:rsidRDefault="00160B9D" w:rsidP="00160B9D">
      <w:pPr>
        <w:pStyle w:val="EndNoteBibliography"/>
        <w:spacing w:after="0"/>
        <w:ind w:left="720" w:hanging="720"/>
      </w:pPr>
      <w:r w:rsidRPr="00160B9D">
        <w:t>40.</w:t>
      </w:r>
      <w:r w:rsidRPr="00160B9D">
        <w:tab/>
        <w:t>Youngster I, Gelernter R, Klainer H, Paz H, Kozer E, Goldman M. Electronically monitored adherence to short-term antibiotic therapy in children. Pediatrics 2022;150(6):e2022058281.</w:t>
      </w:r>
    </w:p>
    <w:p w14:paraId="1038317E" w14:textId="77777777" w:rsidR="00160B9D" w:rsidRPr="00160B9D" w:rsidRDefault="00160B9D" w:rsidP="00160B9D">
      <w:pPr>
        <w:pStyle w:val="EndNoteBibliography"/>
        <w:spacing w:after="0"/>
        <w:ind w:left="720" w:hanging="720"/>
      </w:pPr>
      <w:r w:rsidRPr="00160B9D">
        <w:t>41.</w:t>
      </w:r>
      <w:r w:rsidRPr="00160B9D">
        <w:tab/>
        <w:t>Frost HM, Keith A, Fletcher DR, et al. Clinical outcomes associated with amoxicillin treatment for acute otitis media in children. Journal of the Pediatric Infectious Diseases Society 2024;13(3):203-210.</w:t>
      </w:r>
    </w:p>
    <w:p w14:paraId="6CFEC2A9" w14:textId="77777777" w:rsidR="00160B9D" w:rsidRPr="00160B9D" w:rsidRDefault="00160B9D" w:rsidP="00160B9D">
      <w:pPr>
        <w:pStyle w:val="EndNoteBibliography"/>
        <w:spacing w:after="0"/>
        <w:ind w:left="720" w:hanging="720"/>
      </w:pPr>
      <w:r w:rsidRPr="00160B9D">
        <w:t>42.</w:t>
      </w:r>
      <w:r w:rsidRPr="00160B9D">
        <w:tab/>
        <w:t>Nagar RR, Deshmukh PT. An Overview of the Tympanostomy Tube. Cureus 2022;14(10):e30166. DOI: 10.7759/cureus.30166.</w:t>
      </w:r>
    </w:p>
    <w:p w14:paraId="656FD38E" w14:textId="77777777" w:rsidR="00160B9D" w:rsidRPr="00160B9D" w:rsidRDefault="00160B9D" w:rsidP="00160B9D">
      <w:pPr>
        <w:pStyle w:val="EndNoteBibliography"/>
        <w:spacing w:after="0"/>
        <w:ind w:left="720" w:hanging="720"/>
      </w:pPr>
      <w:r w:rsidRPr="00160B9D">
        <w:t>43.</w:t>
      </w:r>
      <w:r w:rsidRPr="00160B9D">
        <w:tab/>
        <w:t>Bluestone CD, Klein JO. Otitis media in infants and children: PMPH-USA, 2007.</w:t>
      </w:r>
    </w:p>
    <w:p w14:paraId="75052DDE" w14:textId="77777777" w:rsidR="00160B9D" w:rsidRPr="00160B9D" w:rsidRDefault="00160B9D" w:rsidP="00160B9D">
      <w:pPr>
        <w:pStyle w:val="EndNoteBibliography"/>
        <w:spacing w:after="0"/>
        <w:ind w:left="720" w:hanging="720"/>
      </w:pPr>
      <w:r w:rsidRPr="00160B9D">
        <w:t>44.</w:t>
      </w:r>
      <w:r w:rsidRPr="00160B9D">
        <w:tab/>
        <w:t>Wall GM, Stroman DW, Roland PS, Dohar J. Ciprofloxacin 0.3%/dexamethasone 0.1% sterile otic suspension for the topical treatment of ear infections: a review of the literature. Pediatr Infect Dis J 2009;28(2):141-4. DOI: 10.1097/INF.0b013e31818b0c9c.</w:t>
      </w:r>
    </w:p>
    <w:p w14:paraId="1F43A72F" w14:textId="77B2F4FC" w:rsidR="00160B9D" w:rsidRPr="00160B9D" w:rsidRDefault="00160B9D" w:rsidP="00160B9D">
      <w:pPr>
        <w:pStyle w:val="EndNoteBibliography"/>
        <w:spacing w:after="0"/>
        <w:ind w:left="720" w:hanging="720"/>
      </w:pPr>
      <w:r w:rsidRPr="00160B9D">
        <w:t>45.</w:t>
      </w:r>
      <w:r w:rsidRPr="00160B9D">
        <w:tab/>
        <w:t>Edmunds AL. Otiprio: An FDA-Approved Ciprofloxacin Suspension Gel for Pediatric Otitis Media With Effusion. P T 2017;42(5):307-311. (</w:t>
      </w:r>
      <w:hyperlink r:id="rId19" w:history="1">
        <w:r w:rsidRPr="00160B9D">
          <w:rPr>
            <w:rStyle w:val="Hyperlink"/>
          </w:rPr>
          <w:t>https://www.ncbi.nlm.nih.gov/pubmed/28479839</w:t>
        </w:r>
      </w:hyperlink>
      <w:r w:rsidRPr="00160B9D">
        <w:t>).</w:t>
      </w:r>
    </w:p>
    <w:p w14:paraId="6AD5F1C2" w14:textId="77777777" w:rsidR="00160B9D" w:rsidRPr="00160B9D" w:rsidRDefault="00160B9D" w:rsidP="00160B9D">
      <w:pPr>
        <w:pStyle w:val="EndNoteBibliography"/>
        <w:spacing w:after="0"/>
        <w:ind w:left="720" w:hanging="720"/>
      </w:pPr>
      <w:r w:rsidRPr="00160B9D">
        <w:lastRenderedPageBreak/>
        <w:t>46.</w:t>
      </w:r>
      <w:r w:rsidRPr="00160B9D">
        <w:tab/>
        <w:t>Wang X, Fernandez R, Tsivkovskaia N, et al. OTO-201: nonclinical assessment of a sustained-release ciprofloxacin hydrogel for the treatment of otitis media. Otol Neurotol 2014;35(3):459-69. DOI: 10.1097/MAO.0000000000000261.</w:t>
      </w:r>
    </w:p>
    <w:p w14:paraId="772F6552" w14:textId="77777777" w:rsidR="00160B9D" w:rsidRPr="00160B9D" w:rsidRDefault="00160B9D" w:rsidP="00160B9D">
      <w:pPr>
        <w:pStyle w:val="EndNoteBibliography"/>
        <w:spacing w:after="0"/>
        <w:ind w:left="720" w:hanging="720"/>
      </w:pPr>
      <w:r w:rsidRPr="00160B9D">
        <w:t>47.</w:t>
      </w:r>
      <w:r w:rsidRPr="00160B9D">
        <w:tab/>
        <w:t>Kim AS, Betz JF, Reed NS, Ward BK, Nieman CL. Prevalence of Tympanic Membrane Perforations Among Adolescents, Adults, and Older Adults in the United States. Otolaryngol Head Neck Surg 2022;167(2):356-358. (In eng). DOI: 10.1177/01945998211062153.</w:t>
      </w:r>
    </w:p>
    <w:p w14:paraId="63C0660D" w14:textId="77777777" w:rsidR="00160B9D" w:rsidRPr="00160B9D" w:rsidRDefault="00160B9D" w:rsidP="00160B9D">
      <w:pPr>
        <w:pStyle w:val="EndNoteBibliography"/>
        <w:spacing w:after="0"/>
        <w:ind w:left="720" w:hanging="720"/>
      </w:pPr>
      <w:r w:rsidRPr="00160B9D">
        <w:t>48.</w:t>
      </w:r>
      <w:r w:rsidRPr="00160B9D">
        <w:tab/>
        <w:t>Li S, Chen Z, Huang L, et al. Safety of Quinolones in Children: A Systematic Review and Meta-Analysis: S. Li et al. Pediatric Drugs 2022;24(5):447-464.</w:t>
      </w:r>
    </w:p>
    <w:p w14:paraId="1BD79914" w14:textId="77777777" w:rsidR="00160B9D" w:rsidRPr="00160B9D" w:rsidRDefault="00160B9D" w:rsidP="00160B9D">
      <w:pPr>
        <w:pStyle w:val="EndNoteBibliography"/>
        <w:spacing w:after="0"/>
        <w:ind w:left="720" w:hanging="720"/>
      </w:pPr>
      <w:r w:rsidRPr="00160B9D">
        <w:t>49.</w:t>
      </w:r>
      <w:r w:rsidRPr="00160B9D">
        <w:tab/>
        <w:t>Samarei R. Comparison of local and systemic ciprofloxacin ototoxicity in the treatment of chronic media otitis. Global Journal of Health Science 2014;6(7):144.</w:t>
      </w:r>
    </w:p>
    <w:p w14:paraId="2DE6BF74" w14:textId="77777777" w:rsidR="00160B9D" w:rsidRPr="00160B9D" w:rsidRDefault="00160B9D" w:rsidP="00160B9D">
      <w:pPr>
        <w:pStyle w:val="EndNoteBibliography"/>
        <w:spacing w:after="0"/>
        <w:ind w:left="720" w:hanging="720"/>
      </w:pPr>
      <w:r w:rsidRPr="00160B9D">
        <w:t>50.</w:t>
      </w:r>
      <w:r w:rsidRPr="00160B9D">
        <w:tab/>
        <w:t>Keshavan S, Calligari P, Stella L, Fusco L, Delogu LG, Fadeel B. Nano-bio interactions: a neutrophil-centric view. Cell Death &amp; Disease 2019;10(8):569.</w:t>
      </w:r>
    </w:p>
    <w:p w14:paraId="7386CF9E" w14:textId="77777777" w:rsidR="00160B9D" w:rsidRPr="00160B9D" w:rsidRDefault="00160B9D" w:rsidP="00160B9D">
      <w:pPr>
        <w:pStyle w:val="EndNoteBibliography"/>
        <w:spacing w:after="0"/>
        <w:ind w:left="720" w:hanging="720"/>
      </w:pPr>
      <w:r w:rsidRPr="00160B9D">
        <w:t>51.</w:t>
      </w:r>
      <w:r w:rsidRPr="00160B9D">
        <w:tab/>
        <w:t>Massa HM, Spann KM, Cripps AW. Innate immunity in the middle ear mucosa. Frontiers in Cellular and Infection Microbiology 2021;11:764772.</w:t>
      </w:r>
    </w:p>
    <w:p w14:paraId="162F215A" w14:textId="77777777" w:rsidR="00160B9D" w:rsidRPr="00160B9D" w:rsidRDefault="00160B9D" w:rsidP="00160B9D">
      <w:pPr>
        <w:pStyle w:val="EndNoteBibliography"/>
        <w:spacing w:after="0"/>
        <w:ind w:left="720" w:hanging="720"/>
      </w:pPr>
      <w:r w:rsidRPr="00160B9D">
        <w:t>52.</w:t>
      </w:r>
      <w:r w:rsidRPr="00160B9D">
        <w:tab/>
        <w:t>Lee WL, Harrison RE, Grinstein S. Phagocytosis by neutrophils. Microbes and infection 2003;5(14):1299-1306.</w:t>
      </w:r>
    </w:p>
    <w:p w14:paraId="7BEC6599" w14:textId="77777777" w:rsidR="00160B9D" w:rsidRPr="00160B9D" w:rsidRDefault="00160B9D" w:rsidP="00160B9D">
      <w:pPr>
        <w:pStyle w:val="EndNoteBibliography"/>
        <w:spacing w:after="0"/>
        <w:ind w:left="720" w:hanging="720"/>
      </w:pPr>
      <w:r w:rsidRPr="00160B9D">
        <w:t>53.</w:t>
      </w:r>
      <w:r w:rsidRPr="00160B9D">
        <w:tab/>
        <w:t>Närkiö-Mäkelä M, Hellwage J, Tahkokallio O, Meri S. Complement-regulator factor H and related proteins in otitis media with effusion. Clinical Immunology 2001;100(1):118-126.</w:t>
      </w:r>
    </w:p>
    <w:p w14:paraId="7A13DC74" w14:textId="77777777" w:rsidR="00160B9D" w:rsidRPr="00160B9D" w:rsidRDefault="00160B9D" w:rsidP="00160B9D">
      <w:pPr>
        <w:pStyle w:val="EndNoteBibliography"/>
        <w:spacing w:after="0"/>
        <w:ind w:left="720" w:hanging="720"/>
      </w:pPr>
      <w:r w:rsidRPr="00160B9D">
        <w:t>54.</w:t>
      </w:r>
      <w:r w:rsidRPr="00160B9D">
        <w:tab/>
        <w:t>Reddy ST, Van Der Vlies AJ, Simeoni E, et al. Exploiting lymphatic transport and complement activation in nanoparticle vaccines. Nature biotechnology 2007;25(10):1159-1164.</w:t>
      </w:r>
    </w:p>
    <w:p w14:paraId="0CA7DB82" w14:textId="77777777" w:rsidR="00160B9D" w:rsidRPr="00160B9D" w:rsidRDefault="00160B9D" w:rsidP="00160B9D">
      <w:pPr>
        <w:pStyle w:val="EndNoteBibliography"/>
        <w:spacing w:after="0"/>
        <w:ind w:left="720" w:hanging="720"/>
      </w:pPr>
      <w:r w:rsidRPr="00160B9D">
        <w:t>55.</w:t>
      </w:r>
      <w:r w:rsidRPr="00160B9D">
        <w:tab/>
        <w:t>Adikwu E, Brambaifa N, Adikwu E. Ciprofloxacin induced chondrotoxicity and tendinopathy. Am J Pharmacol Toxicol 2012;7(3):94-100.</w:t>
      </w:r>
    </w:p>
    <w:p w14:paraId="634BF12B" w14:textId="77777777" w:rsidR="00160B9D" w:rsidRPr="00160B9D" w:rsidRDefault="00160B9D" w:rsidP="00160B9D">
      <w:pPr>
        <w:pStyle w:val="EndNoteBibliography"/>
        <w:spacing w:after="0"/>
        <w:ind w:left="720" w:hanging="720"/>
      </w:pPr>
      <w:r w:rsidRPr="00160B9D">
        <w:t>56.</w:t>
      </w:r>
      <w:r w:rsidRPr="00160B9D">
        <w:tab/>
        <w:t>Channa HMA, Ashfaq M, Mastoi SM, Qureshi MA. Effect of ciprofoxacin on growing cartilage in albino rat pups. Journal of Ayub Medical College Abbottabad 2006;18(3).</w:t>
      </w:r>
    </w:p>
    <w:p w14:paraId="27D255E2" w14:textId="77777777" w:rsidR="00160B9D" w:rsidRPr="00160B9D" w:rsidRDefault="00160B9D" w:rsidP="00160B9D">
      <w:pPr>
        <w:pStyle w:val="EndNoteBibliography"/>
        <w:spacing w:after="0"/>
        <w:ind w:left="720" w:hanging="720"/>
      </w:pPr>
      <w:r w:rsidRPr="00160B9D">
        <w:t>57.</w:t>
      </w:r>
      <w:r w:rsidRPr="00160B9D">
        <w:tab/>
        <w:t>Huddleston P, Steckelberg J, Hanssen A, Rouse M, Bolander M, Patel R. Ciprofloxacin inhibition of experimental fracture-healing. JBJS 2000;82(2):161-73.</w:t>
      </w:r>
    </w:p>
    <w:p w14:paraId="0569CBB6" w14:textId="77777777" w:rsidR="00160B9D" w:rsidRPr="00160B9D" w:rsidRDefault="00160B9D" w:rsidP="00160B9D">
      <w:pPr>
        <w:pStyle w:val="EndNoteBibliography"/>
        <w:spacing w:after="0"/>
        <w:ind w:left="720" w:hanging="720"/>
      </w:pPr>
      <w:r w:rsidRPr="00160B9D">
        <w:t>58.</w:t>
      </w:r>
      <w:r w:rsidRPr="00160B9D">
        <w:tab/>
        <w:t>Yang R, Sabharwal V, Shlykova N, Okonkwo OS, Pelton SI, Kohane DS. Treatment of Streptococcus pneumoniae otitis media in a chinchilla model by transtympanic delivery of antibiotics. JCI insight 2018;3(19):e123415.</w:t>
      </w:r>
    </w:p>
    <w:p w14:paraId="1C1EE64B" w14:textId="77777777" w:rsidR="00160B9D" w:rsidRPr="00160B9D" w:rsidRDefault="00160B9D" w:rsidP="00160B9D">
      <w:pPr>
        <w:pStyle w:val="EndNoteBibliography"/>
        <w:spacing w:after="0"/>
        <w:ind w:left="720" w:hanging="720"/>
      </w:pPr>
      <w:r w:rsidRPr="00160B9D">
        <w:t>59.</w:t>
      </w:r>
      <w:r w:rsidRPr="00160B9D">
        <w:tab/>
        <w:t>Hecht E, Hoffmann H. Interaction of ABA block copolymers with ionic surfactants in aqueous solution. Langmuir 1994;10(1):86-91.</w:t>
      </w:r>
    </w:p>
    <w:p w14:paraId="7A860E79" w14:textId="77777777" w:rsidR="00160B9D" w:rsidRPr="00160B9D" w:rsidRDefault="00160B9D" w:rsidP="00160B9D">
      <w:pPr>
        <w:pStyle w:val="EndNoteBibliography"/>
        <w:spacing w:after="0"/>
        <w:ind w:left="720" w:hanging="720"/>
      </w:pPr>
      <w:r w:rsidRPr="00160B9D">
        <w:t>60.</w:t>
      </w:r>
      <w:r w:rsidRPr="00160B9D">
        <w:tab/>
        <w:t>Kancharla S, Bedrov D, Tsianou M, Alexandridis P. Structure and composition of mixed micelles formed by nonionic block copolymers and ionic surfactants in water determined by small-angle neutron scattering with contrast variation. Journal of Colloid and Interface Science 2022;609:456-468.</w:t>
      </w:r>
    </w:p>
    <w:p w14:paraId="5D880FF1" w14:textId="77777777" w:rsidR="00160B9D" w:rsidRPr="00160B9D" w:rsidRDefault="00160B9D" w:rsidP="00160B9D">
      <w:pPr>
        <w:pStyle w:val="EndNoteBibliography"/>
        <w:spacing w:after="0"/>
        <w:ind w:left="720" w:hanging="720"/>
      </w:pPr>
      <w:r w:rsidRPr="00160B9D">
        <w:t>61.</w:t>
      </w:r>
      <w:r w:rsidRPr="00160B9D">
        <w:tab/>
        <w:t>Pérez-Vázquez M, Román F, Aracil B, Cantón R, Campos J. Laboratory Detection of &lt;i&gt;Haemophilus influenzae&lt;/i&gt; with Decreased Susceptibility to Nalidixic Acid, Ciprofloxacin, Levofloxacin, and Moxifloxacin Due to &lt;i&gt;gyrA&lt;/i&gt; and &lt;i&gt;parC&lt;/i&gt; Mutations. Journal of Clinical Microbiology 2004;42(3):1185-1191. DOI: doi:10.1128/jcm.42.3.1185-1191.2004.</w:t>
      </w:r>
    </w:p>
    <w:p w14:paraId="3C67A394" w14:textId="77777777" w:rsidR="00160B9D" w:rsidRPr="00160B9D" w:rsidRDefault="00160B9D" w:rsidP="00160B9D">
      <w:pPr>
        <w:pStyle w:val="EndNoteBibliography"/>
        <w:spacing w:after="0"/>
        <w:ind w:left="720" w:hanging="720"/>
      </w:pPr>
      <w:r w:rsidRPr="00160B9D">
        <w:t>62.</w:t>
      </w:r>
      <w:r w:rsidRPr="00160B9D">
        <w:tab/>
        <w:t>Harrison CJ. Using antibiotic concentrations in middle ear fluid to predict potential clinical efficacy. The Pediatric infectious disease journal 1997;16(2):S12-S16.</w:t>
      </w:r>
    </w:p>
    <w:p w14:paraId="5AD2A987" w14:textId="77777777" w:rsidR="00160B9D" w:rsidRPr="00160B9D" w:rsidRDefault="00160B9D" w:rsidP="00160B9D">
      <w:pPr>
        <w:pStyle w:val="EndNoteBibliography"/>
        <w:spacing w:after="0"/>
        <w:ind w:left="720" w:hanging="720"/>
      </w:pPr>
      <w:r w:rsidRPr="00160B9D">
        <w:t>63.</w:t>
      </w:r>
      <w:r w:rsidRPr="00160B9D">
        <w:tab/>
        <w:t>Thanaviratananich S, Laopaiboon M, Vatanasapt P. Once or twice daily versus three times daily amoxicillin with or without clavulanate for the treatment of acute otitis media. Cochrane Database Syst Rev 2013;2013(12):Cd004975. (In eng). DOI: 10.1002/14651858.CD004975.pub3.</w:t>
      </w:r>
    </w:p>
    <w:p w14:paraId="6BB8698F" w14:textId="58F49150" w:rsidR="00160B9D" w:rsidRPr="00160B9D" w:rsidRDefault="00160B9D" w:rsidP="00160B9D">
      <w:pPr>
        <w:pStyle w:val="EndNoteBibliography"/>
        <w:spacing w:after="0"/>
        <w:ind w:left="720" w:hanging="720"/>
      </w:pPr>
      <w:r w:rsidRPr="00160B9D">
        <w:t>64.</w:t>
      </w:r>
      <w:r w:rsidRPr="00160B9D">
        <w:tab/>
        <w:t>Mayo Clinic. Ciprofloxacin and dexamethasone (otic route). (</w:t>
      </w:r>
      <w:hyperlink r:id="rId20" w:history="1">
        <w:r w:rsidRPr="00160B9D">
          <w:rPr>
            <w:rStyle w:val="Hyperlink"/>
          </w:rPr>
          <w:t>https://www.mayoclinic.org/drugs-supplements/ciprofloxacin-and-dexamethasone-otic-route/description/drg-20061674</w:t>
        </w:r>
      </w:hyperlink>
      <w:r w:rsidRPr="00160B9D">
        <w:t>).</w:t>
      </w:r>
    </w:p>
    <w:p w14:paraId="7651A57B" w14:textId="77777777" w:rsidR="00160B9D" w:rsidRPr="00160B9D" w:rsidRDefault="00160B9D" w:rsidP="00160B9D">
      <w:pPr>
        <w:pStyle w:val="EndNoteBibliography"/>
        <w:spacing w:after="0"/>
        <w:ind w:left="720" w:hanging="720"/>
      </w:pPr>
      <w:r w:rsidRPr="00160B9D">
        <w:t>65.</w:t>
      </w:r>
      <w:r w:rsidRPr="00160B9D">
        <w:tab/>
        <w:t>Crawford B, Hashim SSM, Prepageran N, et al. Impact of pediatric acute otitis media on child and parental quality of life and associated productivity loss in Malaysia: a prospective observational study. Drugs-real world outcomes 2017;4(1):21-31.</w:t>
      </w:r>
    </w:p>
    <w:p w14:paraId="66A8A6EB" w14:textId="77777777" w:rsidR="00160B9D" w:rsidRPr="00160B9D" w:rsidRDefault="00160B9D" w:rsidP="00160B9D">
      <w:pPr>
        <w:pStyle w:val="EndNoteBibliography"/>
        <w:spacing w:after="0"/>
        <w:ind w:left="720" w:hanging="720"/>
      </w:pPr>
      <w:r w:rsidRPr="00160B9D">
        <w:t>66.</w:t>
      </w:r>
      <w:r w:rsidRPr="00160B9D">
        <w:tab/>
        <w:t>Bakaletz LO. Chinchilla as a robust, reproducible and polymicrobial model of otitis media and its prevention. Expert review of vaccines 2009;8(8):1063-1082.</w:t>
      </w:r>
    </w:p>
    <w:p w14:paraId="69F00F2F" w14:textId="77777777" w:rsidR="00160B9D" w:rsidRPr="00160B9D" w:rsidRDefault="00160B9D" w:rsidP="00160B9D">
      <w:pPr>
        <w:pStyle w:val="EndNoteBibliography"/>
        <w:spacing w:after="0"/>
        <w:ind w:left="720" w:hanging="720"/>
      </w:pPr>
      <w:r w:rsidRPr="00160B9D">
        <w:t>67.</w:t>
      </w:r>
      <w:r w:rsidRPr="00160B9D">
        <w:tab/>
        <w:t>Brown C. Middle ear sample collection in the chinchilla. Lab animal 2007;36(9):22-23.</w:t>
      </w:r>
    </w:p>
    <w:p w14:paraId="029EF1D8" w14:textId="77777777" w:rsidR="00160B9D" w:rsidRPr="00160B9D" w:rsidRDefault="00160B9D" w:rsidP="00160B9D">
      <w:pPr>
        <w:pStyle w:val="EndNoteBibliography"/>
        <w:spacing w:after="0"/>
        <w:ind w:left="720" w:hanging="720"/>
      </w:pPr>
      <w:r w:rsidRPr="00160B9D">
        <w:t>68.</w:t>
      </w:r>
      <w:r w:rsidRPr="00160B9D">
        <w:tab/>
        <w:t>Khoo X, Simons EJ, Chiang HH, et al. Formulations for trans-tympanic antibiotic delivery. Biomaterials 2013;34(4):1281-1288.</w:t>
      </w:r>
    </w:p>
    <w:p w14:paraId="162B83D5" w14:textId="77777777" w:rsidR="00160B9D" w:rsidRPr="00160B9D" w:rsidRDefault="00160B9D" w:rsidP="00160B9D">
      <w:pPr>
        <w:pStyle w:val="EndNoteBibliography"/>
        <w:spacing w:after="0"/>
        <w:ind w:left="720" w:hanging="720"/>
      </w:pPr>
      <w:r w:rsidRPr="00160B9D">
        <w:rPr>
          <w:rFonts w:hint="eastAsia"/>
        </w:rPr>
        <w:t>69.</w:t>
      </w:r>
      <w:r w:rsidRPr="00160B9D">
        <w:rPr>
          <w:rFonts w:hint="eastAsia"/>
        </w:rPr>
        <w:tab/>
        <w:t>Liu SS, White JM, Chao Z, et al. A Pseudo</w:t>
      </w:r>
      <w:r w:rsidRPr="00160B9D">
        <w:rPr>
          <w:rFonts w:hint="eastAsia"/>
        </w:rPr>
        <w:t>‐</w:t>
      </w:r>
      <w:r w:rsidRPr="00160B9D">
        <w:rPr>
          <w:rFonts w:hint="eastAsia"/>
        </w:rPr>
        <w:t>Surfactant Chemical Permeation Enhancer to Treat Otitis Media via Sustained T</w:t>
      </w:r>
      <w:r w:rsidRPr="00160B9D">
        <w:t>ranstympanic Delivery of Antibiotics. Advanced healthcare materials 2024;13(22):2400457.</w:t>
      </w:r>
    </w:p>
    <w:p w14:paraId="631DC4C8" w14:textId="77777777" w:rsidR="00160B9D" w:rsidRPr="00160B9D" w:rsidRDefault="00160B9D" w:rsidP="00160B9D">
      <w:pPr>
        <w:pStyle w:val="EndNoteBibliography"/>
        <w:ind w:left="720" w:hanging="720"/>
      </w:pPr>
      <w:r w:rsidRPr="00160B9D">
        <w:lastRenderedPageBreak/>
        <w:t>70.</w:t>
      </w:r>
      <w:r w:rsidRPr="00160B9D">
        <w:tab/>
        <w:t>Yang R, Saarinen R, Okonkwo OS, Hao Y, Mehta M, Kohane DS. Transtympanic delivery of local anesthetics for pain in acute otitis media. Molecular pharmaceutics 2019;16(4):1555-1562.</w:t>
      </w:r>
    </w:p>
    <w:p w14:paraId="0BD04B54" w14:textId="60922EE4" w:rsidR="00075BC0" w:rsidRDefault="00F2685E">
      <w:r>
        <w:fldChar w:fldCharType="end"/>
      </w:r>
    </w:p>
    <w:sectPr w:rsidR="00075BC0" w:rsidSect="00D5031B">
      <w:pgSz w:w="12240" w:h="15840"/>
      <w:pgMar w:top="720" w:right="720" w:bottom="720" w:left="72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ng Yang" w:date="2026-03-16T09:11:00Z" w:initials="">
    <w:p w14:paraId="0B05A84E"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Wenjing, could you please add references?</w:t>
      </w:r>
    </w:p>
  </w:comment>
  <w:comment w:id="2" w:author="Wenjing Tang" w:date="2026-03-16T15:05:00Z" w:initials="WT">
    <w:p w14:paraId="629D61AE" w14:textId="77777777" w:rsidR="00D4568A" w:rsidRDefault="00D4568A" w:rsidP="00D4568A">
      <w:pPr>
        <w:jc w:val="left"/>
      </w:pPr>
      <w:r>
        <w:rPr>
          <w:rStyle w:val="CommentReference"/>
        </w:rPr>
        <w:annotationRef/>
      </w:r>
      <w:r>
        <w:rPr>
          <w:sz w:val="20"/>
          <w:szCs w:val="20"/>
        </w:rPr>
        <w:t>sure! </w:t>
      </w:r>
    </w:p>
    <w:p w14:paraId="1650677E" w14:textId="77777777" w:rsidR="00D4568A" w:rsidRDefault="00D4568A" w:rsidP="00D4568A">
      <w:pPr>
        <w:jc w:val="left"/>
      </w:pPr>
      <w:r>
        <w:rPr>
          <w:sz w:val="20"/>
          <w:szCs w:val="20"/>
        </w:rPr>
        <w:t>ref info: A. L. Hersh, D. J. Shapiro, A. T. Pavia, S. S. Shah, Antibiotic Prescribing in Ambulatory Pediatrics in the United States. Pediatrics 128, 1053–1061 (2011).</w:t>
      </w:r>
    </w:p>
  </w:comment>
  <w:comment w:id="3" w:author="Rong Yang" w:date="2026-03-16T09:13:00Z" w:initials="">
    <w:p w14:paraId="7D5D6D16"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https://www.science.org/doi/abs/10.1126/scitranslmed.adu9186</w:t>
      </w:r>
    </w:p>
  </w:comment>
  <w:comment w:id="5" w:author="Rong Yang" w:date="2026-03-16T09:16:00Z" w:initials="">
    <w:p w14:paraId="042EEBB8"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replace with 'oral antibiotics'? reviewers seem confused about our goal of replacing oral antibiotics instead of treating all kinds of OM</w:t>
      </w:r>
    </w:p>
  </w:comment>
  <w:comment w:id="7" w:author="Kathryn Przybysz" w:date="2026-03-06T15:48:00Z" w:initials="">
    <w:p w14:paraId="3218679F"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Added this to acknowledge that viral pathogens do exist, but more for causing the initial infection rather than being the main driver of sustained infection.</w:t>
      </w:r>
    </w:p>
  </w:comment>
  <w:comment w:id="6" w:author="Rong Yang" w:date="2026-03-16T09:21:00Z" w:initials="">
    <w:p w14:paraId="6D4C0737"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this is great! I added a bit more to connect it back to oral antibiotics</w:t>
      </w:r>
    </w:p>
  </w:comment>
  <w:comment w:id="9" w:author="Kathryn Przybysz" w:date="2026-03-05T14:37:00Z" w:initials="">
    <w:p w14:paraId="18BDBBA0"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Added content here to address reviewer comments re. other existing products (cip/dex and Otiprio) and to drive home the remaining gap for uncomplicated AOM, which makes up the majority of cases.</w:t>
      </w:r>
    </w:p>
  </w:comment>
  <w:comment w:id="10" w:author="Kathryn Przybysz" w:date="2026-03-06T11:30:00Z" w:initials="">
    <w:p w14:paraId="2E124586" w14:textId="77777777" w:rsidR="002E7133" w:rsidRDefault="002E7133">
      <w:pPr>
        <w:widowControl w:val="0"/>
        <w:pBdr>
          <w:top w:val="nil"/>
          <w:left w:val="nil"/>
          <w:bottom w:val="nil"/>
          <w:right w:val="nil"/>
          <w:between w:val="nil"/>
        </w:pBdr>
        <w:spacing w:after="0"/>
        <w:jc w:val="left"/>
        <w:rPr>
          <w:color w:val="000000"/>
        </w:rPr>
      </w:pPr>
      <w:r>
        <w:rPr>
          <w:rStyle w:val="CommentReference"/>
        </w:rPr>
        <w:annotationRef/>
      </w:r>
      <w:r>
        <w:rPr>
          <w:color w:val="000000"/>
        </w:rPr>
        <w:t>Brief touch on the economic/commercial side.</w:t>
      </w:r>
    </w:p>
  </w:comment>
  <w:comment w:id="11" w:author="Kathryn Przybysz" w:date="2026-03-06T11:21:00Z" w:initials="">
    <w:p w14:paraId="6DA75790"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Again revised to reference the main limitation of existing treatments.</w:t>
      </w:r>
    </w:p>
  </w:comment>
  <w:comment w:id="12" w:author="Kathryn Przybysz" w:date="2026-03-06T14:54:00Z" w:initials="">
    <w:p w14:paraId="47D72CD1"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Update with new info when available</w:t>
      </w:r>
    </w:p>
  </w:comment>
  <w:comment w:id="13" w:author="Rong Yang" w:date="2026-03-16T11:33:00Z" w:initials="">
    <w:p w14:paraId="24DF315C"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Wenjing, could you please update this based on your discussion with Stephen, and include a draft letter?</w:t>
      </w:r>
    </w:p>
  </w:comment>
  <w:comment w:id="14" w:author="Wenjing Tang" w:date="2026-03-17T21:43:00Z" w:initials="WT">
    <w:p w14:paraId="36EE13A2" w14:textId="77777777" w:rsidR="004D2B02" w:rsidRDefault="004D2B02" w:rsidP="004D2B02">
      <w:pPr>
        <w:jc w:val="left"/>
      </w:pPr>
      <w:r>
        <w:rPr>
          <w:rStyle w:val="CommentReference"/>
        </w:rPr>
        <w:annotationRef/>
      </w:r>
      <w:r>
        <w:rPr>
          <w:sz w:val="20"/>
          <w:szCs w:val="20"/>
        </w:rPr>
        <w:t>Hi Rong, I've updated the content. Regarding the letter of support, I will contact Stephen.</w:t>
      </w:r>
    </w:p>
  </w:comment>
  <w:comment w:id="16" w:author="Rong Yang" w:date="2026-03-16T13:22:00Z" w:initials="">
    <w:p w14:paraId="25E4D91B" w14:textId="77777777" w:rsidR="00FE2327" w:rsidRDefault="00FE2327">
      <w:pPr>
        <w:widowControl w:val="0"/>
        <w:pBdr>
          <w:top w:val="nil"/>
          <w:left w:val="nil"/>
          <w:bottom w:val="nil"/>
          <w:right w:val="nil"/>
          <w:between w:val="nil"/>
        </w:pBdr>
        <w:spacing w:after="0"/>
        <w:jc w:val="left"/>
        <w:rPr>
          <w:color w:val="000000"/>
        </w:rPr>
      </w:pPr>
      <w:r>
        <w:rPr>
          <w:rStyle w:val="CommentReference"/>
        </w:rPr>
        <w:annotationRef/>
      </w:r>
      <w:r>
        <w:rPr>
          <w:color w:val="000000"/>
        </w:rPr>
        <w:t>Figure 3 already has the rheology data. I reworded the text a bit to address the reviewers' questions</w:t>
      </w:r>
    </w:p>
  </w:comment>
  <w:comment w:id="15" w:author="Rong Yang" w:date="2026-03-16T13:29:00Z" w:initials="">
    <w:p w14:paraId="5769B3E7" w14:textId="77777777" w:rsidR="00FE2327" w:rsidRDefault="00FE2327">
      <w:pPr>
        <w:widowControl w:val="0"/>
        <w:pBdr>
          <w:top w:val="nil"/>
          <w:left w:val="nil"/>
          <w:bottom w:val="nil"/>
          <w:right w:val="nil"/>
          <w:between w:val="nil"/>
        </w:pBdr>
        <w:spacing w:after="0"/>
        <w:jc w:val="left"/>
        <w:rPr>
          <w:color w:val="000000"/>
        </w:rPr>
      </w:pPr>
      <w:r>
        <w:rPr>
          <w:rStyle w:val="CommentReference"/>
        </w:rPr>
        <w:annotationRef/>
      </w:r>
      <w:r>
        <w:rPr>
          <w:color w:val="000000"/>
        </w:rPr>
        <w:t>we can also add an image of the gel on the chinchilla TM - see my comment to Wenjing</w:t>
      </w:r>
    </w:p>
  </w:comment>
  <w:comment w:id="17" w:author="Kathryn Przybysz" w:date="2026-03-25T12:40:00Z" w:initials="KP">
    <w:p w14:paraId="277946DB" w14:textId="77777777" w:rsidR="00DA3D22" w:rsidRDefault="00DA3D22" w:rsidP="00FB45B1">
      <w:pPr>
        <w:pStyle w:val="CommentText"/>
        <w:jc w:val="left"/>
      </w:pPr>
      <w:r>
        <w:rPr>
          <w:rStyle w:val="CommentReference"/>
        </w:rPr>
        <w:annotationRef/>
      </w:r>
      <w:r>
        <w:t>Combined Figs 4 and 5 to conserve space</w:t>
      </w:r>
    </w:p>
  </w:comment>
  <w:comment w:id="18" w:author="Kathryn Przybysz" w:date="2026-03-27T12:21:00Z" w:initials="KP">
    <w:p w14:paraId="4D620063" w14:textId="77777777" w:rsidR="00F01C81" w:rsidRDefault="00F01C81" w:rsidP="00F01C81">
      <w:pPr>
        <w:pStyle w:val="CommentText"/>
        <w:jc w:val="left"/>
      </w:pPr>
      <w:r>
        <w:rPr>
          <w:rStyle w:val="CommentReference"/>
        </w:rPr>
        <w:annotationRef/>
      </w:r>
      <w:r>
        <w:t xml:space="preserve">Will these be infected or healthy? </w:t>
      </w:r>
    </w:p>
  </w:comment>
  <w:comment w:id="19" w:author="Wenjing Tang" w:date="2026-03-28T14:48:00Z" w:initials="WT">
    <w:p w14:paraId="10A42082" w14:textId="77777777" w:rsidR="00857C3D" w:rsidRDefault="00857C3D" w:rsidP="00857C3D">
      <w:pPr>
        <w:jc w:val="left"/>
      </w:pPr>
      <w:r>
        <w:rPr>
          <w:rStyle w:val="CommentReference"/>
        </w:rPr>
        <w:annotationRef/>
      </w:r>
      <w:r>
        <w:rPr>
          <w:sz w:val="20"/>
          <w:szCs w:val="20"/>
        </w:rPr>
        <w:t>this will be done with infected ones.</w:t>
      </w:r>
    </w:p>
  </w:comment>
  <w:comment w:id="20" w:author="Kathryn Przybysz" w:date="2026-04-01T16:05:00Z" w:initials="KP">
    <w:p w14:paraId="642DB935" w14:textId="77777777" w:rsidR="00160B9D" w:rsidRDefault="00160B9D" w:rsidP="00160B9D">
      <w:pPr>
        <w:pStyle w:val="CommentText"/>
        <w:jc w:val="left"/>
      </w:pPr>
      <w:r>
        <w:rPr>
          <w:rStyle w:val="CommentReference"/>
        </w:rPr>
        <w:annotationRef/>
      </w:r>
      <w:r>
        <w:t>I added a bit about the infection model, assuming it is the same as what will be used in Aim 2. Please edit if that is incorrect!</w:t>
      </w:r>
    </w:p>
  </w:comment>
  <w:comment w:id="28" w:author="Kathryn Przybysz" w:date="2026-03-06T11:45:00Z" w:initials="">
    <w:p w14:paraId="79215528"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Do you have any references handy to support that these are pretty standard for this type of work?</w:t>
      </w:r>
    </w:p>
  </w:comment>
  <w:comment w:id="25" w:author="Rong Yang" w:date="2026-03-16T13:40:00Z" w:initials="">
    <w:p w14:paraId="0ECCDAF1" w14:textId="7777777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DOI: 10.1126/scitranslmed.aaf4363</w:t>
      </w:r>
    </w:p>
    <w:p w14:paraId="63F80952" w14:textId="77777777" w:rsidR="00075BC0" w:rsidRDefault="00000000">
      <w:pPr>
        <w:widowControl w:val="0"/>
        <w:pBdr>
          <w:top w:val="nil"/>
          <w:left w:val="nil"/>
          <w:bottom w:val="nil"/>
          <w:right w:val="nil"/>
          <w:between w:val="nil"/>
        </w:pBdr>
        <w:spacing w:after="0"/>
        <w:jc w:val="left"/>
        <w:rPr>
          <w:color w:val="000000"/>
        </w:rPr>
      </w:pPr>
      <w:r>
        <w:rPr>
          <w:color w:val="000000"/>
        </w:rPr>
        <w:t>https://pmc.ncbi.nlm.nih.gov/articles/PMC6237455/</w:t>
      </w:r>
    </w:p>
    <w:p w14:paraId="3D8A6A5A" w14:textId="77777777" w:rsidR="00075BC0" w:rsidRDefault="00075BC0">
      <w:pPr>
        <w:widowControl w:val="0"/>
        <w:pBdr>
          <w:top w:val="nil"/>
          <w:left w:val="nil"/>
          <w:bottom w:val="nil"/>
          <w:right w:val="nil"/>
          <w:between w:val="nil"/>
        </w:pBdr>
        <w:spacing w:after="0"/>
        <w:jc w:val="left"/>
        <w:rPr>
          <w:color w:val="000000"/>
        </w:rPr>
      </w:pPr>
    </w:p>
    <w:p w14:paraId="021ED731" w14:textId="77777777" w:rsidR="00075BC0" w:rsidRDefault="00000000">
      <w:pPr>
        <w:widowControl w:val="0"/>
        <w:pBdr>
          <w:top w:val="nil"/>
          <w:left w:val="nil"/>
          <w:bottom w:val="nil"/>
          <w:right w:val="nil"/>
          <w:between w:val="nil"/>
        </w:pBdr>
        <w:spacing w:after="0"/>
        <w:jc w:val="left"/>
        <w:rPr>
          <w:color w:val="000000"/>
        </w:rPr>
      </w:pPr>
      <w:r>
        <w:rPr>
          <w:color w:val="000000"/>
        </w:rPr>
        <w:t>https://doi-org.proxy.library.cornell.edu/10.1021/acs.molpharmaceut.8b01235</w:t>
      </w:r>
    </w:p>
    <w:p w14:paraId="743213C4" w14:textId="77777777" w:rsidR="00075BC0" w:rsidRDefault="00075BC0">
      <w:pPr>
        <w:widowControl w:val="0"/>
        <w:pBdr>
          <w:top w:val="nil"/>
          <w:left w:val="nil"/>
          <w:bottom w:val="nil"/>
          <w:right w:val="nil"/>
          <w:between w:val="nil"/>
        </w:pBdr>
        <w:spacing w:after="0"/>
        <w:jc w:val="left"/>
        <w:rPr>
          <w:color w:val="000000"/>
        </w:rPr>
      </w:pPr>
    </w:p>
    <w:p w14:paraId="402D4369" w14:textId="77777777" w:rsidR="00075BC0" w:rsidRDefault="00000000">
      <w:pPr>
        <w:widowControl w:val="0"/>
        <w:pBdr>
          <w:top w:val="nil"/>
          <w:left w:val="nil"/>
          <w:bottom w:val="nil"/>
          <w:right w:val="nil"/>
          <w:between w:val="nil"/>
        </w:pBdr>
        <w:spacing w:after="0"/>
        <w:jc w:val="left"/>
        <w:rPr>
          <w:color w:val="000000"/>
        </w:rPr>
      </w:pPr>
      <w:r>
        <w:rPr>
          <w:color w:val="000000"/>
        </w:rPr>
        <w:t>https://doi-org.proxy.library.cornell.edu/10.1002/adhm.202400457</w:t>
      </w:r>
    </w:p>
    <w:p w14:paraId="237FF1A2" w14:textId="77777777" w:rsidR="00075BC0" w:rsidRDefault="00075BC0">
      <w:pPr>
        <w:widowControl w:val="0"/>
        <w:pBdr>
          <w:top w:val="nil"/>
          <w:left w:val="nil"/>
          <w:bottom w:val="nil"/>
          <w:right w:val="nil"/>
          <w:between w:val="nil"/>
        </w:pBdr>
        <w:spacing w:after="0"/>
        <w:jc w:val="left"/>
        <w:rPr>
          <w:color w:val="000000"/>
        </w:rPr>
      </w:pPr>
    </w:p>
    <w:p w14:paraId="7E658932" w14:textId="77777777" w:rsidR="00075BC0" w:rsidRDefault="00000000">
      <w:pPr>
        <w:widowControl w:val="0"/>
        <w:pBdr>
          <w:top w:val="nil"/>
          <w:left w:val="nil"/>
          <w:bottom w:val="nil"/>
          <w:right w:val="nil"/>
          <w:between w:val="nil"/>
        </w:pBdr>
        <w:spacing w:after="0"/>
        <w:jc w:val="left"/>
        <w:rPr>
          <w:color w:val="000000"/>
        </w:rPr>
      </w:pPr>
      <w:r>
        <w:rPr>
          <w:color w:val="000000"/>
        </w:rPr>
        <w:t>https://doi.org/10.1016/j.biomaterials.2012.10.025</w:t>
      </w:r>
    </w:p>
  </w:comment>
  <w:comment w:id="26" w:author="Kathryn Przybysz" w:date="2026-03-25T16:53:00Z" w:initials="KP">
    <w:p w14:paraId="0C7EAF53" w14:textId="77777777" w:rsidR="00F01C81" w:rsidRDefault="00453440" w:rsidP="00F01C81">
      <w:pPr>
        <w:pStyle w:val="CommentText"/>
        <w:jc w:val="left"/>
      </w:pPr>
      <w:r>
        <w:rPr>
          <w:rStyle w:val="CommentReference"/>
        </w:rPr>
        <w:annotationRef/>
      </w:r>
      <w:r w:rsidR="00F01C81">
        <w:t>The second and fourth papers listed here are Cornell links, so I can’t access them or see any article info without a login. Can you give me DOIs instead?</w:t>
      </w:r>
    </w:p>
  </w:comment>
  <w:comment w:id="27" w:author="Wenjing Tang" w:date="2026-03-28T14:50:00Z" w:initials="WT">
    <w:p w14:paraId="77B00A66" w14:textId="77777777" w:rsidR="00857C3D" w:rsidRDefault="00857C3D" w:rsidP="00857C3D">
      <w:pPr>
        <w:jc w:val="left"/>
      </w:pPr>
      <w:r>
        <w:rPr>
          <w:rStyle w:val="CommentReference"/>
        </w:rPr>
        <w:annotationRef/>
      </w:r>
      <w:r>
        <w:rPr>
          <w:sz w:val="20"/>
          <w:szCs w:val="20"/>
        </w:rPr>
        <w:t>Hi Katie, I assume you were refering to the second and third papers, here are their DOIs:</w:t>
      </w:r>
    </w:p>
    <w:p w14:paraId="378BEA0F" w14:textId="77777777" w:rsidR="00857C3D" w:rsidRDefault="00857C3D" w:rsidP="00857C3D">
      <w:pPr>
        <w:jc w:val="left"/>
      </w:pPr>
      <w:r>
        <w:rPr>
          <w:sz w:val="20"/>
          <w:szCs w:val="20"/>
        </w:rPr>
        <w:t xml:space="preserve">the second DOI: </w:t>
      </w:r>
      <w:hyperlink r:id="rId1" w:history="1">
        <w:r w:rsidRPr="007E4D0F">
          <w:rPr>
            <w:rStyle w:val="Hyperlink"/>
            <w:sz w:val="20"/>
            <w:szCs w:val="20"/>
          </w:rPr>
          <w:t>https://doi.org/10.1021/acs.molpharmaceut.8b01235</w:t>
        </w:r>
      </w:hyperlink>
    </w:p>
    <w:p w14:paraId="55DAE706" w14:textId="77777777" w:rsidR="00857C3D" w:rsidRDefault="00857C3D" w:rsidP="00857C3D">
      <w:pPr>
        <w:jc w:val="left"/>
      </w:pPr>
      <w:r>
        <w:rPr>
          <w:sz w:val="20"/>
          <w:szCs w:val="20"/>
        </w:rPr>
        <w:t xml:space="preserve">the third DOI: </w:t>
      </w:r>
      <w:hyperlink r:id="rId2" w:history="1">
        <w:r w:rsidRPr="007E4D0F">
          <w:rPr>
            <w:rStyle w:val="Hyperlink"/>
            <w:sz w:val="20"/>
            <w:szCs w:val="20"/>
          </w:rPr>
          <w:t>https://doi.org/10.1002/adhm.202400457</w:t>
        </w:r>
      </w:hyperlink>
    </w:p>
  </w:comment>
  <w:comment w:id="29" w:author="Kathryn Przybysz" w:date="2026-04-02T11:35:00Z" w:initials="KP">
    <w:p w14:paraId="7F2B2C29" w14:textId="77777777" w:rsidR="00BF0719" w:rsidRDefault="00BF0719" w:rsidP="00BF0719">
      <w:pPr>
        <w:pStyle w:val="CommentText"/>
        <w:jc w:val="left"/>
      </w:pPr>
      <w:r>
        <w:rPr>
          <w:rStyle w:val="CommentReference"/>
        </w:rPr>
        <w:annotationRef/>
      </w:r>
      <w:r>
        <w:t>Do you know which of these will be used? Not a major issue but it would be best if we could be specific.</w:t>
      </w:r>
    </w:p>
  </w:comment>
  <w:comment w:id="30" w:author="Kathryn Przybysz" w:date="2026-03-06T12:15:00Z" w:initials="">
    <w:p w14:paraId="184D4FF5" w14:textId="4CABAF37" w:rsidR="00075BC0" w:rsidRDefault="00D4568A">
      <w:pPr>
        <w:widowControl w:val="0"/>
        <w:pBdr>
          <w:top w:val="nil"/>
          <w:left w:val="nil"/>
          <w:bottom w:val="nil"/>
          <w:right w:val="nil"/>
          <w:between w:val="nil"/>
        </w:pBdr>
        <w:spacing w:after="0"/>
        <w:jc w:val="left"/>
        <w:rPr>
          <w:color w:val="000000"/>
        </w:rPr>
      </w:pPr>
      <w:r>
        <w:rPr>
          <w:rStyle w:val="CommentReference"/>
        </w:rPr>
        <w:annotationRef/>
      </w:r>
      <w:r>
        <w:rPr>
          <w:color w:val="000000"/>
        </w:rPr>
        <w:t>Trying to get at the reviewer comment about justification for the 12-hour benchmark.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05A84E" w15:done="1"/>
  <w15:commentEx w15:paraId="1650677E" w15:paraIdParent="0B05A84E" w15:done="1"/>
  <w15:commentEx w15:paraId="7D5D6D16" w15:done="1"/>
  <w15:commentEx w15:paraId="042EEBB8" w15:done="1"/>
  <w15:commentEx w15:paraId="3218679F" w15:done="1"/>
  <w15:commentEx w15:paraId="6D4C0737" w15:done="1"/>
  <w15:commentEx w15:paraId="18BDBBA0" w15:done="1"/>
  <w15:commentEx w15:paraId="2E124586" w15:done="1"/>
  <w15:commentEx w15:paraId="6DA75790" w15:done="1"/>
  <w15:commentEx w15:paraId="47D72CD1" w15:done="1"/>
  <w15:commentEx w15:paraId="24DF315C" w15:done="1"/>
  <w15:commentEx w15:paraId="36EE13A2" w15:paraIdParent="24DF315C" w15:done="1"/>
  <w15:commentEx w15:paraId="25E4D91B" w15:done="1"/>
  <w15:commentEx w15:paraId="5769B3E7" w15:done="1"/>
  <w15:commentEx w15:paraId="277946DB" w15:done="0"/>
  <w15:commentEx w15:paraId="4D620063" w15:done="0"/>
  <w15:commentEx w15:paraId="10A42082" w15:paraIdParent="4D620063" w15:done="0"/>
  <w15:commentEx w15:paraId="642DB935" w15:paraIdParent="4D620063" w15:done="0"/>
  <w15:commentEx w15:paraId="79215528" w15:done="1"/>
  <w15:commentEx w15:paraId="7E658932" w15:done="1"/>
  <w15:commentEx w15:paraId="0C7EAF53" w15:paraIdParent="7E658932" w15:done="1"/>
  <w15:commentEx w15:paraId="55DAE706" w15:paraIdParent="7E658932" w15:done="1"/>
  <w15:commentEx w15:paraId="7F2B2C29" w15:done="0"/>
  <w15:commentEx w15:paraId="184D4FF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36C10D" w16cex:dateUtc="2026-03-16T19:05:00Z"/>
  <w16cex:commentExtensible w16cex:durableId="38D98A94" w16cex:dateUtc="2026-03-18T01:43:00Z"/>
  <w16cex:commentExtensible w16cex:durableId="73D6CE68" w16cex:dateUtc="2026-03-25T16:40:00Z"/>
  <w16cex:commentExtensible w16cex:durableId="7DB69059" w16cex:dateUtc="2026-03-27T16:21:00Z"/>
  <w16cex:commentExtensible w16cex:durableId="6F5E0825" w16cex:dateUtc="2026-03-28T18:48:00Z"/>
  <w16cex:commentExtensible w16cex:durableId="7E0CC19F" w16cex:dateUtc="2026-04-01T20:05:00Z"/>
  <w16cex:commentExtensible w16cex:durableId="0EFB657F" w16cex:dateUtc="2026-03-25T20:53:00Z"/>
  <w16cex:commentExtensible w16cex:durableId="311443AB" w16cex:dateUtc="2026-03-28T18:50:00Z"/>
  <w16cex:commentExtensible w16cex:durableId="552F8444" w16cex:dateUtc="2026-04-02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05A84E" w16cid:durableId="02FEF8FC"/>
  <w16cid:commentId w16cid:paraId="1650677E" w16cid:durableId="0936C10D"/>
  <w16cid:commentId w16cid:paraId="7D5D6D16" w16cid:durableId="31BBE5F4"/>
  <w16cid:commentId w16cid:paraId="042EEBB8" w16cid:durableId="3F19761E"/>
  <w16cid:commentId w16cid:paraId="3218679F" w16cid:durableId="419EF599"/>
  <w16cid:commentId w16cid:paraId="6D4C0737" w16cid:durableId="1C74DA83"/>
  <w16cid:commentId w16cid:paraId="18BDBBA0" w16cid:durableId="16EDFC77"/>
  <w16cid:commentId w16cid:paraId="2E124586" w16cid:durableId="7A8C3C43"/>
  <w16cid:commentId w16cid:paraId="6DA75790" w16cid:durableId="21682E95"/>
  <w16cid:commentId w16cid:paraId="47D72CD1" w16cid:durableId="252977D3"/>
  <w16cid:commentId w16cid:paraId="24DF315C" w16cid:durableId="685BED81"/>
  <w16cid:commentId w16cid:paraId="36EE13A2" w16cid:durableId="38D98A94"/>
  <w16cid:commentId w16cid:paraId="25E4D91B" w16cid:durableId="3E55025F"/>
  <w16cid:commentId w16cid:paraId="5769B3E7" w16cid:durableId="0EF4E07D"/>
  <w16cid:commentId w16cid:paraId="277946DB" w16cid:durableId="73D6CE68"/>
  <w16cid:commentId w16cid:paraId="4D620063" w16cid:durableId="7DB69059"/>
  <w16cid:commentId w16cid:paraId="10A42082" w16cid:durableId="6F5E0825"/>
  <w16cid:commentId w16cid:paraId="642DB935" w16cid:durableId="7E0CC19F"/>
  <w16cid:commentId w16cid:paraId="79215528" w16cid:durableId="28396E0C"/>
  <w16cid:commentId w16cid:paraId="7E658932" w16cid:durableId="1485BF12"/>
  <w16cid:commentId w16cid:paraId="0C7EAF53" w16cid:durableId="0EFB657F"/>
  <w16cid:commentId w16cid:paraId="55DAE706" w16cid:durableId="311443AB"/>
  <w16cid:commentId w16cid:paraId="7F2B2C29" w16cid:durableId="552F8444"/>
  <w16cid:commentId w16cid:paraId="184D4FF5" w16cid:durableId="4BA7F5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1" w:subsetted="1" w:fontKey="{6FB9C6F6-302B-42E8-A8AD-9DD32D4D537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3D29D84A-8E5C-4A90-B0F0-04EDF3B3ABC5}"/>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embedRegular r:id="rId3" w:fontKey="{54FBA2F6-0C2B-47B3-9F9E-356AB7B87CC8}"/>
  </w:font>
  <w:font w:name="Cambria">
    <w:panose1 w:val="02040503050406030204"/>
    <w:charset w:val="00"/>
    <w:family w:val="roman"/>
    <w:pitch w:val="variable"/>
    <w:sig w:usb0="E00006FF" w:usb1="420024FF" w:usb2="02000000" w:usb3="00000000" w:csb0="0000019F" w:csb1="00000000"/>
    <w:embedRegular r:id="rId4" w:fontKey="{1D12AC9E-DFBB-4260-B60B-AE0B04B82D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8096E"/>
    <w:multiLevelType w:val="multilevel"/>
    <w:tmpl w:val="E848B8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3E66D8C"/>
    <w:multiLevelType w:val="multilevel"/>
    <w:tmpl w:val="E848B8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3368918">
    <w:abstractNumId w:val="0"/>
  </w:num>
  <w:num w:numId="2" w16cid:durableId="14127043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ng Yang">
    <w15:presenceInfo w15:providerId="AD" w15:userId="S::ry295@cornell.edu::fb4ca81a-87d2-424a-9a3d-3e7089e2b124"/>
  </w15:person>
  <w15:person w15:author="Wenjing Tang">
    <w15:presenceInfo w15:providerId="AD" w15:userId="S::wt245@cornell.edu::8c511b39-a5a3-499e-9f00-3fc31730c24d"/>
  </w15:person>
  <w15:person w15:author="Kathryn Przybysz">
    <w15:presenceInfo w15:providerId="AD" w15:userId="S::Kathryn@intelispark.com::70def77f-c641-45e4-9e54-8c964f5a8d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ew England J Medicin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awefdsprssx6e5ap4x5t5cxfvdst52arzp&quot;&gt;InteliSpark Endnote Library Copy&lt;record-ids&gt;&lt;item&gt;927&lt;/item&gt;&lt;item&gt;930&lt;/item&gt;&lt;item&gt;931&lt;/item&gt;&lt;item&gt;934&lt;/item&gt;&lt;item&gt;935&lt;/item&gt;&lt;item&gt;936&lt;/item&gt;&lt;item&gt;937&lt;/item&gt;&lt;item&gt;938&lt;/item&gt;&lt;item&gt;939&lt;/item&gt;&lt;item&gt;940&lt;/item&gt;&lt;item&gt;941&lt;/item&gt;&lt;item&gt;942&lt;/item&gt;&lt;item&gt;943&lt;/item&gt;&lt;item&gt;944&lt;/item&gt;&lt;item&gt;945&lt;/item&gt;&lt;item&gt;946&lt;/item&gt;&lt;item&gt;947&lt;/item&gt;&lt;item&gt;948&lt;/item&gt;&lt;item&gt;949&lt;/item&gt;&lt;item&gt;950&lt;/item&gt;&lt;item&gt;951&lt;/item&gt;&lt;item&gt;952&lt;/item&gt;&lt;item&gt;954&lt;/item&gt;&lt;item&gt;998&lt;/item&gt;&lt;item&gt;1035&lt;/item&gt;&lt;item&gt;1037&lt;/item&gt;&lt;item&gt;1038&lt;/item&gt;&lt;item&gt;1187&lt;/item&gt;&lt;item&gt;1189&lt;/item&gt;&lt;item&gt;1243&lt;/item&gt;&lt;item&gt;1396&lt;/item&gt;&lt;item&gt;1397&lt;/item&gt;&lt;item&gt;1398&lt;/item&gt;&lt;item&gt;1399&lt;/item&gt;&lt;item&gt;1400&lt;/item&gt;&lt;item&gt;1401&lt;/item&gt;&lt;item&gt;1402&lt;/item&gt;&lt;item&gt;1403&lt;/item&gt;&lt;item&gt;1404&lt;/item&gt;&lt;item&gt;1405&lt;/item&gt;&lt;item&gt;1406&lt;/item&gt;&lt;item&gt;1407&lt;/item&gt;&lt;item&gt;1408&lt;/item&gt;&lt;item&gt;1409&lt;/item&gt;&lt;item&gt;1410&lt;/item&gt;&lt;item&gt;1411&lt;/item&gt;&lt;item&gt;1412&lt;/item&gt;&lt;item&gt;1413&lt;/item&gt;&lt;item&gt;1414&lt;/item&gt;&lt;item&gt;1415&lt;/item&gt;&lt;item&gt;1416&lt;/item&gt;&lt;item&gt;1417&lt;/item&gt;&lt;item&gt;1418&lt;/item&gt;&lt;item&gt;1419&lt;/item&gt;&lt;item&gt;1420&lt;/item&gt;&lt;item&gt;1421&lt;/item&gt;&lt;item&gt;1422&lt;/item&gt;&lt;item&gt;1423&lt;/item&gt;&lt;item&gt;1424&lt;/item&gt;&lt;item&gt;1425&lt;/item&gt;&lt;item&gt;1426&lt;/item&gt;&lt;item&gt;1427&lt;/item&gt;&lt;item&gt;1428&lt;/item&gt;&lt;item&gt;1429&lt;/item&gt;&lt;item&gt;1431&lt;/item&gt;&lt;item&gt;1432&lt;/item&gt;&lt;item&gt;1437&lt;/item&gt;&lt;item&gt;1438&lt;/item&gt;&lt;item&gt;1448&lt;/item&gt;&lt;item&gt;1449&lt;/item&gt;&lt;/record-ids&gt;&lt;/item&gt;&lt;/Libraries&gt;"/>
  </w:docVars>
  <w:rsids>
    <w:rsidRoot w:val="00075BC0"/>
    <w:rsid w:val="00012D59"/>
    <w:rsid w:val="000179B9"/>
    <w:rsid w:val="00056A80"/>
    <w:rsid w:val="00075BC0"/>
    <w:rsid w:val="000771C9"/>
    <w:rsid w:val="0007788D"/>
    <w:rsid w:val="000E3755"/>
    <w:rsid w:val="001000C7"/>
    <w:rsid w:val="00104C22"/>
    <w:rsid w:val="00160B9D"/>
    <w:rsid w:val="001B4EA1"/>
    <w:rsid w:val="001D7503"/>
    <w:rsid w:val="001E475F"/>
    <w:rsid w:val="001F104A"/>
    <w:rsid w:val="00243939"/>
    <w:rsid w:val="002B1675"/>
    <w:rsid w:val="002D3314"/>
    <w:rsid w:val="002E7133"/>
    <w:rsid w:val="002F2F7D"/>
    <w:rsid w:val="00390F4B"/>
    <w:rsid w:val="003A6CC5"/>
    <w:rsid w:val="003F033A"/>
    <w:rsid w:val="00416FA1"/>
    <w:rsid w:val="00453440"/>
    <w:rsid w:val="00474585"/>
    <w:rsid w:val="004A0385"/>
    <w:rsid w:val="004B3350"/>
    <w:rsid w:val="004C6D15"/>
    <w:rsid w:val="004D2B02"/>
    <w:rsid w:val="004D7E63"/>
    <w:rsid w:val="004E0256"/>
    <w:rsid w:val="00546390"/>
    <w:rsid w:val="00561254"/>
    <w:rsid w:val="00584125"/>
    <w:rsid w:val="005D515E"/>
    <w:rsid w:val="00624753"/>
    <w:rsid w:val="00637499"/>
    <w:rsid w:val="00640594"/>
    <w:rsid w:val="00696C22"/>
    <w:rsid w:val="007032A3"/>
    <w:rsid w:val="007C0446"/>
    <w:rsid w:val="008063A4"/>
    <w:rsid w:val="008264A2"/>
    <w:rsid w:val="008524B0"/>
    <w:rsid w:val="00857C3D"/>
    <w:rsid w:val="00883B48"/>
    <w:rsid w:val="00891666"/>
    <w:rsid w:val="008A2818"/>
    <w:rsid w:val="008A4517"/>
    <w:rsid w:val="008B2FF8"/>
    <w:rsid w:val="00920B9E"/>
    <w:rsid w:val="00973F73"/>
    <w:rsid w:val="009C7DFA"/>
    <w:rsid w:val="009D6233"/>
    <w:rsid w:val="009E2D3E"/>
    <w:rsid w:val="009F7D45"/>
    <w:rsid w:val="00A0443A"/>
    <w:rsid w:val="00A2143F"/>
    <w:rsid w:val="00A30E64"/>
    <w:rsid w:val="00A55A03"/>
    <w:rsid w:val="00AA0DB1"/>
    <w:rsid w:val="00AB157B"/>
    <w:rsid w:val="00AF639E"/>
    <w:rsid w:val="00B1378E"/>
    <w:rsid w:val="00B859B8"/>
    <w:rsid w:val="00BB18EC"/>
    <w:rsid w:val="00BD53B7"/>
    <w:rsid w:val="00BF0719"/>
    <w:rsid w:val="00C26220"/>
    <w:rsid w:val="00C35F4E"/>
    <w:rsid w:val="00C72AE2"/>
    <w:rsid w:val="00D4568A"/>
    <w:rsid w:val="00D5031B"/>
    <w:rsid w:val="00D56089"/>
    <w:rsid w:val="00D60D03"/>
    <w:rsid w:val="00DA3AD8"/>
    <w:rsid w:val="00DA3D22"/>
    <w:rsid w:val="00DA53D3"/>
    <w:rsid w:val="00E168B3"/>
    <w:rsid w:val="00E745D5"/>
    <w:rsid w:val="00E95F5C"/>
    <w:rsid w:val="00EA013D"/>
    <w:rsid w:val="00EA25F5"/>
    <w:rsid w:val="00EC6D3E"/>
    <w:rsid w:val="00F01C81"/>
    <w:rsid w:val="00F21798"/>
    <w:rsid w:val="00F2685E"/>
    <w:rsid w:val="00F3667B"/>
    <w:rsid w:val="00F451FD"/>
    <w:rsid w:val="00F70634"/>
    <w:rsid w:val="00F905C0"/>
    <w:rsid w:val="00F97E0F"/>
    <w:rsid w:val="00FB45B1"/>
    <w:rsid w:val="00FE2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FA8D"/>
  <w15:docId w15:val="{905BE1A2-08B5-0844-B732-C0FCB2B1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color w:val="366091"/>
    </w:rPr>
  </w:style>
  <w:style w:type="paragraph" w:styleId="Heading2">
    <w:name w:val="heading 2"/>
    <w:basedOn w:val="Normal"/>
    <w:next w:val="Normal"/>
    <w:uiPriority w:val="9"/>
    <w:unhideWhenUsed/>
    <w:qFormat/>
    <w:pPr>
      <w:keepNext/>
      <w:keepLines/>
      <w:outlineLvl w:val="1"/>
    </w:pPr>
    <w:rPr>
      <w:b/>
      <w:bCs/>
      <w:color w:val="4F81BD"/>
    </w:rPr>
  </w:style>
  <w:style w:type="paragraph" w:styleId="Heading3">
    <w:name w:val="heading 3"/>
    <w:basedOn w:val="Normal"/>
    <w:next w:val="Normal"/>
    <w:uiPriority w:val="9"/>
    <w:unhideWhenUsed/>
    <w:qFormat/>
    <w:pPr>
      <w:keepNext/>
      <w:keepLines/>
      <w:outlineLvl w:val="2"/>
    </w:pPr>
    <w:rPr>
      <w:i/>
      <w:i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pPr>
    <w:rPr>
      <w:rFonts w:ascii="Georgia" w:eastAsia="Georgia" w:hAnsi="Georgia" w:cs="Georgia"/>
      <w:i/>
      <w:iCs/>
      <w:color w:val="666666"/>
      <w:sz w:val="48"/>
      <w:szCs w:val="48"/>
    </w:rPr>
  </w:style>
  <w:style w:type="table" w:customStyle="1" w:styleId="a">
    <w:basedOn w:val="TableNormal0"/>
    <w:pPr>
      <w:spacing w:after="0"/>
    </w:pPr>
    <w:tblPr>
      <w:tblStyleRowBandSize w:val="1"/>
      <w:tblStyleColBandSize w:val="1"/>
      <w:tblCellMar>
        <w:top w:w="0" w:type="dxa"/>
        <w:left w:w="108" w:type="dxa"/>
        <w:bottom w:w="0" w:type="dxa"/>
        <w:right w:w="108"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tblPr>
      <w:tblStyleRowBandSize w:val="1"/>
      <w:tblStyleColBandSize w:val="1"/>
      <w:tblCellMar>
        <w:top w:w="0" w:type="dxa"/>
        <w:left w:w="108" w:type="dxa"/>
        <w:bottom w:w="0" w:type="dxa"/>
        <w:right w:w="108"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568A"/>
    <w:rPr>
      <w:b/>
      <w:bCs/>
    </w:rPr>
  </w:style>
  <w:style w:type="character" w:customStyle="1" w:styleId="CommentSubjectChar">
    <w:name w:val="Comment Subject Char"/>
    <w:basedOn w:val="CommentTextChar"/>
    <w:link w:val="CommentSubject"/>
    <w:uiPriority w:val="99"/>
    <w:semiHidden/>
    <w:rsid w:val="00D4568A"/>
    <w:rPr>
      <w:b/>
      <w:bCs/>
      <w:sz w:val="20"/>
      <w:szCs w:val="20"/>
    </w:rPr>
  </w:style>
  <w:style w:type="paragraph" w:styleId="Revision">
    <w:name w:val="Revision"/>
    <w:hidden/>
    <w:uiPriority w:val="99"/>
    <w:semiHidden/>
    <w:rsid w:val="004D2B02"/>
    <w:pPr>
      <w:spacing w:after="0"/>
      <w:jc w:val="left"/>
    </w:pPr>
  </w:style>
  <w:style w:type="paragraph" w:customStyle="1" w:styleId="EndNoteBibliographyTitle">
    <w:name w:val="EndNote Bibliography Title"/>
    <w:basedOn w:val="Normal"/>
    <w:link w:val="EndNoteBibliographyTitleChar"/>
    <w:rsid w:val="00F2685E"/>
    <w:pPr>
      <w:spacing w:after="0"/>
      <w:jc w:val="center"/>
    </w:pPr>
    <w:rPr>
      <w:noProof/>
    </w:rPr>
  </w:style>
  <w:style w:type="character" w:customStyle="1" w:styleId="EndNoteBibliographyTitleChar">
    <w:name w:val="EndNote Bibliography Title Char"/>
    <w:basedOn w:val="DefaultParagraphFont"/>
    <w:link w:val="EndNoteBibliographyTitle"/>
    <w:rsid w:val="00F2685E"/>
    <w:rPr>
      <w:noProof/>
    </w:rPr>
  </w:style>
  <w:style w:type="paragraph" w:customStyle="1" w:styleId="EndNoteBibliography">
    <w:name w:val="EndNote Bibliography"/>
    <w:basedOn w:val="Normal"/>
    <w:link w:val="EndNoteBibliographyChar"/>
    <w:rsid w:val="00F2685E"/>
    <w:rPr>
      <w:noProof/>
    </w:rPr>
  </w:style>
  <w:style w:type="character" w:customStyle="1" w:styleId="EndNoteBibliographyChar">
    <w:name w:val="EndNote Bibliography Char"/>
    <w:basedOn w:val="DefaultParagraphFont"/>
    <w:link w:val="EndNoteBibliography"/>
    <w:rsid w:val="00F2685E"/>
    <w:rPr>
      <w:noProof/>
    </w:rPr>
  </w:style>
  <w:style w:type="character" w:styleId="Hyperlink">
    <w:name w:val="Hyperlink"/>
    <w:basedOn w:val="DefaultParagraphFont"/>
    <w:uiPriority w:val="99"/>
    <w:unhideWhenUsed/>
    <w:rsid w:val="000771C9"/>
    <w:rPr>
      <w:color w:val="0000FF" w:themeColor="hyperlink"/>
      <w:u w:val="single"/>
    </w:rPr>
  </w:style>
  <w:style w:type="character" w:styleId="UnresolvedMention">
    <w:name w:val="Unresolved Mention"/>
    <w:basedOn w:val="DefaultParagraphFont"/>
    <w:uiPriority w:val="99"/>
    <w:semiHidden/>
    <w:unhideWhenUsed/>
    <w:rsid w:val="000771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doi.org/10.1002/adhm.202400457" TargetMode="External"/><Relationship Id="rId1" Type="http://schemas.openxmlformats.org/officeDocument/2006/relationships/hyperlink" Target="https://doi.org/10.1021/acs.molpharmaceut.8b01235"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hyperlink" Target="https://doi.org/10.1016/j.ijporl.2019.109789" TargetMode="External"/><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doi.org/10.1016/j.ijporl.2016.02.017" TargetMode="External"/><Relationship Id="rId2" Type="http://schemas.openxmlformats.org/officeDocument/2006/relationships/numbering" Target="numbering.xml"/><Relationship Id="rId16" Type="http://schemas.openxmlformats.org/officeDocument/2006/relationships/hyperlink" Target="https://doi.org/10.1016/j.ijporl.2019.04.041" TargetMode="External"/><Relationship Id="rId20" Type="http://schemas.openxmlformats.org/officeDocument/2006/relationships/hyperlink" Target="https://www.mayoclinic.org/drugs-supplements/ciprofloxacin-and-dexamethasone-otic-route/description/drg-20061674"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www.ncbi.nlm.nih.gov/pubmed/28479839"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jpg"/><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28F3E-00F4-4713-882F-641F9BCD2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11</Pages>
  <Words>14210</Words>
  <Characters>85973</Characters>
  <Application>Microsoft Office Word</Application>
  <DocSecurity>0</DocSecurity>
  <Lines>1074</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Kathryn Przybysz</cp:lastModifiedBy>
  <cp:revision>10</cp:revision>
  <dcterms:created xsi:type="dcterms:W3CDTF">2026-04-01T20:08:00Z</dcterms:created>
  <dcterms:modified xsi:type="dcterms:W3CDTF">2026-04-02T15:58:00Z</dcterms:modified>
</cp:coreProperties>
</file>